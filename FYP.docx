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1A58A" w14:textId="77777777" w:rsidR="00EA2429" w:rsidRDefault="00EA2429">
      <w:pPr>
        <w:widowControl/>
        <w:jc w:val="center"/>
        <w:rPr>
          <w:rFonts w:ascii="等线 Light" w:eastAsia="等线 Light" w:hAnsi="等线 Light" w:cs="等线 Light"/>
          <w:color w:val="000000"/>
          <w:kern w:val="0"/>
          <w:sz w:val="55"/>
          <w:szCs w:val="55"/>
          <w:lang w:bidi="ar"/>
        </w:rPr>
      </w:pPr>
    </w:p>
    <w:p w14:paraId="21D87CCC" w14:textId="77777777" w:rsidR="00EA2429" w:rsidRDefault="00EA2429">
      <w:pPr>
        <w:widowControl/>
        <w:jc w:val="center"/>
        <w:rPr>
          <w:rFonts w:ascii="等线 Light" w:eastAsia="等线 Light" w:hAnsi="等线 Light" w:cs="等线 Light"/>
          <w:color w:val="000000"/>
          <w:kern w:val="0"/>
          <w:sz w:val="55"/>
          <w:szCs w:val="55"/>
          <w:lang w:bidi="ar"/>
        </w:rPr>
      </w:pPr>
    </w:p>
    <w:p w14:paraId="09385389" w14:textId="77777777" w:rsidR="00EA2429" w:rsidRDefault="00000000">
      <w:pPr>
        <w:widowControl/>
        <w:jc w:val="center"/>
      </w:pPr>
      <w:r>
        <w:rPr>
          <w:rFonts w:ascii="等线 Light" w:eastAsia="等线 Light" w:hAnsi="等线 Light" w:cs="等线 Light"/>
          <w:color w:val="000000"/>
          <w:kern w:val="0"/>
          <w:sz w:val="55"/>
          <w:szCs w:val="55"/>
          <w:lang w:bidi="ar"/>
        </w:rPr>
        <w:t>Game design report</w:t>
      </w:r>
    </w:p>
    <w:p w14:paraId="50E975CD" w14:textId="77777777" w:rsidR="00EA2429" w:rsidRDefault="00000000">
      <w:pPr>
        <w:widowControl/>
        <w:jc w:val="center"/>
        <w:rPr>
          <w:rFonts w:ascii="等线 Light" w:eastAsia="等线 Light" w:hAnsi="等线 Light" w:cs="等线 Light"/>
          <w:color w:val="000000"/>
          <w:kern w:val="0"/>
          <w:sz w:val="55"/>
          <w:szCs w:val="55"/>
          <w:lang w:bidi="ar"/>
        </w:rPr>
      </w:pPr>
      <w:r>
        <w:rPr>
          <w:rFonts w:ascii="等线 Light" w:eastAsia="等线 Light" w:hAnsi="等线 Light" w:cs="等线 Light"/>
          <w:color w:val="000000"/>
          <w:kern w:val="0"/>
          <w:sz w:val="55"/>
          <w:szCs w:val="55"/>
          <w:lang w:bidi="ar"/>
        </w:rPr>
        <w:t>Game name:</w:t>
      </w:r>
      <w:ins w:id="0" w:author="Mairead Meagher" w:date="2023-12-15T10:52:00Z">
        <w:r w:rsidR="00A71A9D">
          <w:rPr>
            <w:rFonts w:ascii="等线 Light" w:eastAsia="等线 Light" w:hAnsi="等线 Light" w:cs="等线 Light"/>
            <w:color w:val="000000"/>
            <w:kern w:val="0"/>
            <w:sz w:val="55"/>
            <w:szCs w:val="55"/>
            <w:lang w:bidi="ar"/>
          </w:rPr>
          <w:t xml:space="preserve">  TODO</w:t>
        </w:r>
      </w:ins>
    </w:p>
    <w:p w14:paraId="27591ACE" w14:textId="77777777" w:rsidR="00EA2429" w:rsidRDefault="00EA2429">
      <w:pPr>
        <w:widowControl/>
        <w:jc w:val="center"/>
        <w:rPr>
          <w:rFonts w:ascii="等线 Light" w:eastAsia="等线 Light" w:hAnsi="等线 Light" w:cs="等线 Light"/>
          <w:color w:val="000000"/>
          <w:kern w:val="0"/>
          <w:sz w:val="55"/>
          <w:szCs w:val="55"/>
          <w:lang w:bidi="ar"/>
        </w:rPr>
      </w:pPr>
    </w:p>
    <w:p w14:paraId="206628CE" w14:textId="77777777" w:rsidR="00EA2429" w:rsidRDefault="00EA2429">
      <w:pPr>
        <w:widowControl/>
        <w:jc w:val="center"/>
        <w:rPr>
          <w:rFonts w:ascii="等线 Light" w:eastAsia="等线 Light" w:hAnsi="等线 Light" w:cs="等线 Light"/>
          <w:color w:val="000000"/>
          <w:kern w:val="0"/>
          <w:sz w:val="55"/>
          <w:szCs w:val="55"/>
          <w:lang w:bidi="ar"/>
        </w:rPr>
      </w:pPr>
    </w:p>
    <w:p w14:paraId="0A3823C2" w14:textId="77777777" w:rsidR="00EA2429" w:rsidRDefault="00000000">
      <w:pPr>
        <w:widowControl/>
        <w:jc w:val="center"/>
        <w:rPr>
          <w:rFonts w:ascii="等线 Light" w:eastAsia="等线 Light" w:hAnsi="等线 Light" w:cs="等线 Light"/>
          <w:color w:val="000000"/>
          <w:kern w:val="0"/>
          <w:sz w:val="55"/>
          <w:szCs w:val="55"/>
          <w:lang w:bidi="ar"/>
        </w:rPr>
      </w:pPr>
      <w:r>
        <w:rPr>
          <w:rFonts w:ascii="等线 Light" w:eastAsia="等线 Light" w:hAnsi="等线 Light" w:cs="等线 Light" w:hint="eastAsia"/>
          <w:color w:val="000000"/>
          <w:kern w:val="0"/>
          <w:sz w:val="55"/>
          <w:szCs w:val="55"/>
          <w:lang w:bidi="ar"/>
        </w:rPr>
        <w:t>Long Liu 20104729</w:t>
      </w:r>
    </w:p>
    <w:p w14:paraId="26C07071" w14:textId="77777777" w:rsidR="00EA2429" w:rsidRDefault="00000000">
      <w:pPr>
        <w:widowControl/>
        <w:jc w:val="center"/>
        <w:rPr>
          <w:rFonts w:ascii="等线 Light" w:eastAsia="等线 Light" w:hAnsi="等线 Light" w:cs="等线 Light"/>
          <w:color w:val="000000"/>
          <w:kern w:val="0"/>
          <w:sz w:val="55"/>
          <w:szCs w:val="55"/>
          <w:lang w:bidi="ar"/>
        </w:rPr>
      </w:pPr>
      <w:r>
        <w:rPr>
          <w:rFonts w:ascii="等线 Light" w:eastAsia="等线 Light" w:hAnsi="等线 Light" w:cs="等线 Light" w:hint="eastAsia"/>
          <w:color w:val="000000"/>
          <w:kern w:val="0"/>
          <w:sz w:val="55"/>
          <w:szCs w:val="55"/>
          <w:lang w:bidi="ar"/>
        </w:rPr>
        <w:t>Software system practice Year 4</w:t>
      </w:r>
    </w:p>
    <w:p w14:paraId="3FA663E9" w14:textId="77777777" w:rsidR="00EA2429" w:rsidRDefault="00000000">
      <w:pPr>
        <w:widowControl/>
        <w:jc w:val="center"/>
      </w:pPr>
      <w:r>
        <w:rPr>
          <w:rFonts w:ascii="等线 Light" w:eastAsia="等线 Light" w:hAnsi="等线 Light" w:cs="等线 Light"/>
          <w:color w:val="000000"/>
          <w:kern w:val="0"/>
          <w:sz w:val="55"/>
          <w:szCs w:val="55"/>
          <w:lang w:bidi="ar"/>
        </w:rPr>
        <w:t>Date:</w:t>
      </w:r>
    </w:p>
    <w:p w14:paraId="6D53B8B5" w14:textId="77777777" w:rsidR="00EA2429" w:rsidRDefault="00000000">
      <w:pPr>
        <w:widowControl/>
        <w:jc w:val="center"/>
      </w:pPr>
      <w:r>
        <w:rPr>
          <w:rFonts w:ascii="等线 Light" w:eastAsia="等线 Light" w:hAnsi="等线 Light" w:cs="等线 Light" w:hint="eastAsia"/>
          <w:color w:val="000000"/>
          <w:kern w:val="0"/>
          <w:sz w:val="55"/>
          <w:szCs w:val="55"/>
          <w:lang w:bidi="ar"/>
        </w:rPr>
        <w:t>Supervisor:</w:t>
      </w:r>
      <w:r w:rsidR="00A71A9D">
        <w:rPr>
          <w:rFonts w:ascii="等线 Light" w:eastAsia="等线 Light" w:hAnsi="等线 Light" w:cs="等线 Light"/>
          <w:color w:val="000000"/>
          <w:kern w:val="0"/>
          <w:sz w:val="55"/>
          <w:szCs w:val="55"/>
          <w:lang w:bidi="ar"/>
        </w:rPr>
        <w:t xml:space="preserve"> </w:t>
      </w:r>
      <w:r>
        <w:rPr>
          <w:rFonts w:ascii="等线 Light" w:eastAsia="等线 Light" w:hAnsi="等线 Light" w:cs="等线 Light" w:hint="eastAsia"/>
          <w:color w:val="000000"/>
          <w:kern w:val="0"/>
          <w:sz w:val="55"/>
          <w:szCs w:val="55"/>
          <w:lang w:bidi="ar"/>
        </w:rPr>
        <w:t>Mairead Meagher</w:t>
      </w:r>
    </w:p>
    <w:p w14:paraId="3FE1FA81" w14:textId="77777777" w:rsidR="00EA2429" w:rsidRDefault="00EA2429">
      <w:pPr>
        <w:widowControl/>
        <w:jc w:val="center"/>
        <w:rPr>
          <w:rFonts w:ascii="等线 Light" w:eastAsia="等线 Light" w:hAnsi="等线 Light" w:cs="等线 Light"/>
          <w:color w:val="000000"/>
          <w:kern w:val="0"/>
          <w:sz w:val="55"/>
          <w:szCs w:val="55"/>
          <w:lang w:bidi="ar"/>
        </w:rPr>
      </w:pPr>
    </w:p>
    <w:p w14:paraId="5B53FF5A" w14:textId="77777777" w:rsidR="00EA2429" w:rsidRDefault="00EA2429">
      <w:pPr>
        <w:widowControl/>
        <w:rPr>
          <w:rFonts w:ascii="等线 Light" w:eastAsia="等线 Light" w:hAnsi="等线 Light" w:cs="等线 Light"/>
          <w:color w:val="000000"/>
          <w:kern w:val="0"/>
          <w:sz w:val="55"/>
          <w:szCs w:val="55"/>
          <w:lang w:bidi="ar"/>
        </w:rPr>
      </w:pPr>
    </w:p>
    <w:p w14:paraId="40780D64" w14:textId="77777777" w:rsidR="00EA2429" w:rsidRDefault="00EA2429"/>
    <w:p w14:paraId="58A68C2B" w14:textId="77777777" w:rsidR="00EA2429" w:rsidRDefault="00EA2429"/>
    <w:p w14:paraId="085C3B78" w14:textId="77777777" w:rsidR="00EA2429" w:rsidRDefault="00EA2429"/>
    <w:p w14:paraId="55622902" w14:textId="77777777" w:rsidR="00EA2429" w:rsidRDefault="00EA2429"/>
    <w:p w14:paraId="31CC1755" w14:textId="77777777" w:rsidR="00EA2429" w:rsidRDefault="00EA2429"/>
    <w:p w14:paraId="7DA7D70A" w14:textId="77777777" w:rsidR="00EA2429" w:rsidRDefault="00EA2429"/>
    <w:p w14:paraId="2AF19F8F" w14:textId="77777777" w:rsidR="00EA2429" w:rsidRDefault="00EA2429"/>
    <w:p w14:paraId="1282ED6B" w14:textId="77777777" w:rsidR="00EA2429" w:rsidRDefault="00000000">
      <w:r>
        <w:rPr>
          <w:rFonts w:hint="eastAsia"/>
        </w:rPr>
        <w:t>gg</w:t>
      </w:r>
    </w:p>
    <w:p w14:paraId="43DAEBC0" w14:textId="77777777" w:rsidR="00EA2429" w:rsidRDefault="00000000">
      <w:pPr>
        <w:widowControl/>
        <w:jc w:val="left"/>
        <w:outlineLvl w:val="0"/>
      </w:pPr>
      <w:r>
        <w:rPr>
          <w:rFonts w:ascii="TimesNewRomanPS-BoldMT" w:eastAsia="TimesNewRomanPS-BoldMT" w:hAnsi="TimesNewRomanPS-BoldMT" w:cs="TimesNewRomanPS-BoldMT"/>
          <w:b/>
          <w:bCs/>
          <w:color w:val="000000"/>
          <w:kern w:val="0"/>
          <w:sz w:val="31"/>
          <w:szCs w:val="31"/>
          <w:lang w:bidi="ar"/>
        </w:rPr>
        <w:lastRenderedPageBreak/>
        <w:t xml:space="preserve">1. </w:t>
      </w:r>
      <w:r>
        <w:rPr>
          <w:rFonts w:ascii="TimesNewRomanPS-BoldMT" w:eastAsia="TimesNewRomanPS-BoldMT" w:hAnsi="TimesNewRomanPS-BoldMT" w:cs="TimesNewRomanPS-BoldMT" w:hint="eastAsia"/>
          <w:b/>
          <w:bCs/>
          <w:color w:val="000000"/>
          <w:kern w:val="0"/>
          <w:sz w:val="31"/>
          <w:szCs w:val="31"/>
          <w:lang w:bidi="ar"/>
        </w:rPr>
        <w:t>G</w:t>
      </w:r>
      <w:r>
        <w:rPr>
          <w:rFonts w:ascii="TimesNewRomanPS-BoldMT" w:eastAsia="TimesNewRomanPS-BoldMT" w:hAnsi="TimesNewRomanPS-BoldMT" w:cs="TimesNewRomanPS-BoldMT"/>
          <w:b/>
          <w:bCs/>
          <w:color w:val="000000"/>
          <w:kern w:val="0"/>
          <w:sz w:val="31"/>
          <w:szCs w:val="31"/>
          <w:lang w:bidi="ar"/>
        </w:rPr>
        <w:t xml:space="preserve">ame </w:t>
      </w:r>
      <w:r>
        <w:rPr>
          <w:rFonts w:ascii="TimesNewRomanPS-BoldMT" w:eastAsia="TimesNewRomanPS-BoldMT" w:hAnsi="TimesNewRomanPS-BoldMT" w:cs="TimesNewRomanPS-BoldMT" w:hint="eastAsia"/>
          <w:b/>
          <w:bCs/>
          <w:color w:val="000000"/>
          <w:kern w:val="0"/>
          <w:sz w:val="31"/>
          <w:szCs w:val="31"/>
          <w:lang w:bidi="ar"/>
        </w:rPr>
        <w:t>O</w:t>
      </w:r>
      <w:r>
        <w:rPr>
          <w:rFonts w:ascii="TimesNewRomanPS-BoldMT" w:eastAsia="TimesNewRomanPS-BoldMT" w:hAnsi="TimesNewRomanPS-BoldMT" w:cs="TimesNewRomanPS-BoldMT"/>
          <w:b/>
          <w:bCs/>
          <w:color w:val="000000"/>
          <w:kern w:val="0"/>
          <w:sz w:val="31"/>
          <w:szCs w:val="31"/>
          <w:lang w:bidi="ar"/>
        </w:rPr>
        <w:t xml:space="preserve">verview </w:t>
      </w:r>
    </w:p>
    <w:p w14:paraId="40930256"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1.1 </w:t>
      </w:r>
      <w:r>
        <w:rPr>
          <w:rFonts w:ascii="TimesNewRomanPS-BoldMT" w:eastAsia="TimesNewRomanPS-BoldMT" w:hAnsi="TimesNewRomanPS-BoldMT" w:cs="TimesNewRomanPS-BoldMT" w:hint="eastAsia"/>
          <w:b/>
          <w:bCs/>
          <w:color w:val="000000"/>
          <w:kern w:val="0"/>
          <w:sz w:val="25"/>
          <w:szCs w:val="25"/>
          <w:lang w:bidi="ar"/>
        </w:rPr>
        <w:t>G</w:t>
      </w:r>
      <w:r>
        <w:rPr>
          <w:rFonts w:ascii="TimesNewRomanPS-BoldMT" w:eastAsia="TimesNewRomanPS-BoldMT" w:hAnsi="TimesNewRomanPS-BoldMT" w:cs="TimesNewRomanPS-BoldMT"/>
          <w:b/>
          <w:bCs/>
          <w:color w:val="000000"/>
          <w:kern w:val="0"/>
          <w:sz w:val="25"/>
          <w:szCs w:val="25"/>
          <w:lang w:bidi="ar"/>
        </w:rPr>
        <w:t xml:space="preserve">ame </w:t>
      </w:r>
      <w:r>
        <w:rPr>
          <w:rFonts w:ascii="TimesNewRomanPS-BoldMT" w:eastAsia="TimesNewRomanPS-BoldMT" w:hAnsi="TimesNewRomanPS-BoldMT" w:cs="TimesNewRomanPS-BoldMT" w:hint="eastAsia"/>
          <w:b/>
          <w:bCs/>
          <w:color w:val="000000"/>
          <w:kern w:val="0"/>
          <w:sz w:val="25"/>
          <w:szCs w:val="25"/>
          <w:lang w:bidi="ar"/>
        </w:rPr>
        <w:t>C</w:t>
      </w:r>
      <w:r>
        <w:rPr>
          <w:rFonts w:ascii="TimesNewRomanPS-BoldMT" w:eastAsia="TimesNewRomanPS-BoldMT" w:hAnsi="TimesNewRomanPS-BoldMT" w:cs="TimesNewRomanPS-BoldMT"/>
          <w:b/>
          <w:bCs/>
          <w:color w:val="000000"/>
          <w:kern w:val="0"/>
          <w:sz w:val="25"/>
          <w:szCs w:val="25"/>
          <w:lang w:bidi="ar"/>
        </w:rPr>
        <w:t>oncept</w:t>
      </w:r>
      <w:ins w:id="1" w:author="Mairead Meagher" w:date="2023-12-15T10:53:00Z">
        <w:r w:rsidR="00A71A9D">
          <w:rPr>
            <w:rFonts w:ascii="TimesNewRomanPS-BoldMT" w:eastAsia="TimesNewRomanPS-BoldMT" w:hAnsi="TimesNewRomanPS-BoldMT" w:cs="TimesNewRomanPS-BoldMT"/>
            <w:b/>
            <w:bCs/>
            <w:color w:val="000000"/>
            <w:kern w:val="0"/>
            <w:sz w:val="25"/>
            <w:szCs w:val="25"/>
            <w:lang w:bidi="ar"/>
          </w:rPr>
          <w:t xml:space="preserve"> – You should have another subsection that describes different genres of games, including H</w:t>
        </w:r>
      </w:ins>
      <w:ins w:id="2" w:author="Mairead Meagher" w:date="2023-12-15T10:54:00Z">
        <w:r w:rsidR="00A71A9D">
          <w:rPr>
            <w:rFonts w:ascii="TimesNewRomanPS-BoldMT" w:eastAsia="TimesNewRomanPS-BoldMT" w:hAnsi="TimesNewRomanPS-BoldMT" w:cs="TimesNewRomanPS-BoldMT"/>
            <w:b/>
            <w:bCs/>
            <w:color w:val="000000"/>
            <w:kern w:val="0"/>
            <w:sz w:val="25"/>
            <w:szCs w:val="25"/>
            <w:lang w:bidi="ar"/>
          </w:rPr>
          <w:t>orizon</w:t>
        </w:r>
      </w:ins>
    </w:p>
    <w:p w14:paraId="62CD720F"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w:t>
      </w:r>
      <w:ins w:id="3" w:author="Mairead Meagher" w:date="2023-12-15T10:54:00Z">
        <w:r w:rsidR="00A71A9D">
          <w:rPr>
            <w:rFonts w:ascii="Arial" w:eastAsia="Arial" w:hAnsi="Arial" w:cs="Arial"/>
            <w:kern w:val="0"/>
            <w:sz w:val="22"/>
            <w:szCs w:val="22"/>
          </w:rPr>
          <w:t>? Should this be ‘places’</w:t>
        </w:r>
      </w:ins>
      <w:r>
        <w:rPr>
          <w:rFonts w:ascii="Arial" w:eastAsia="Arial" w:hAnsi="Arial" w:cs="Arial"/>
          <w:kern w:val="0"/>
          <w:sz w:val="22"/>
          <w:szCs w:val="22"/>
        </w:rPr>
        <w:t xml:space="preserve">, some enemies will actively attack the player's base. Player </w:t>
      </w:r>
      <w:proofErr w:type="gramStart"/>
      <w:r>
        <w:rPr>
          <w:rFonts w:ascii="Arial" w:eastAsia="Arial" w:hAnsi="Arial" w:cs="Arial"/>
          <w:kern w:val="0"/>
          <w:sz w:val="22"/>
          <w:szCs w:val="22"/>
        </w:rPr>
        <w:t>need</w:t>
      </w:r>
      <w:proofErr w:type="gramEnd"/>
      <w:r>
        <w:rPr>
          <w:rFonts w:ascii="Arial" w:eastAsia="Arial" w:hAnsi="Arial" w:cs="Arial"/>
          <w:kern w:val="0"/>
          <w:sz w:val="22"/>
          <w:szCs w:val="22"/>
        </w:rPr>
        <w:t xml:space="preserve"> to guard</w:t>
      </w:r>
      <w:ins w:id="4" w:author="Mairead Meagher" w:date="2023-12-15T10:54:00Z">
        <w:r w:rsidR="00A71A9D">
          <w:rPr>
            <w:rFonts w:ascii="Arial" w:eastAsia="Arial" w:hAnsi="Arial" w:cs="Arial"/>
            <w:kern w:val="0"/>
            <w:sz w:val="22"/>
            <w:szCs w:val="22"/>
          </w:rPr>
          <w:t xml:space="preserve"> the</w:t>
        </w:r>
      </w:ins>
      <w:r>
        <w:rPr>
          <w:rFonts w:ascii="Arial" w:eastAsia="Arial" w:hAnsi="Arial" w:cs="Arial"/>
          <w:kern w:val="0"/>
          <w:sz w:val="22"/>
          <w:szCs w:val="22"/>
        </w:rPr>
        <w:t xml:space="preserve"> base to avoid failure of the game. Player can gain materials by killing enemies and collecting</w:t>
      </w:r>
      <w:ins w:id="5" w:author="Mairead Meagher" w:date="2023-12-15T10:54:00Z">
        <w:r w:rsidR="00A71A9D">
          <w:rPr>
            <w:rFonts w:ascii="Arial" w:eastAsia="Arial" w:hAnsi="Arial" w:cs="Arial"/>
            <w:kern w:val="0"/>
            <w:sz w:val="22"/>
            <w:szCs w:val="22"/>
          </w:rPr>
          <w:t xml:space="preserve"> </w:t>
        </w:r>
      </w:ins>
      <w:ins w:id="6" w:author="Mairead Meagher" w:date="2023-12-15T10:55:00Z">
        <w:r w:rsidR="00A71A9D">
          <w:rPr>
            <w:rFonts w:ascii="Arial" w:eastAsia="Arial" w:hAnsi="Arial" w:cs="Arial"/>
            <w:kern w:val="0"/>
            <w:sz w:val="22"/>
            <w:szCs w:val="22"/>
          </w:rPr>
          <w:t>‘collecting what?”</w:t>
        </w:r>
      </w:ins>
      <w:r>
        <w:rPr>
          <w:rFonts w:ascii="Arial" w:eastAsia="Arial" w:hAnsi="Arial" w:cs="Arial"/>
          <w:kern w:val="0"/>
          <w:sz w:val="22"/>
          <w:szCs w:val="22"/>
        </w:rPr>
        <w:t xml:space="preserve">. Materials can be used to upgrade base and player. On the base, player can build defense </w:t>
      </w:r>
      <w:r>
        <w:rPr>
          <w:rFonts w:ascii="Arial" w:eastAsia="Arial" w:hAnsi="Arial" w:cs="Arial" w:hint="eastAsia"/>
          <w:kern w:val="0"/>
          <w:sz w:val="22"/>
          <w:szCs w:val="22"/>
        </w:rPr>
        <w:t>buildings</w:t>
      </w:r>
      <w:r>
        <w:rPr>
          <w:rFonts w:ascii="Arial" w:eastAsia="Arial" w:hAnsi="Arial" w:cs="Arial"/>
          <w:kern w:val="0"/>
          <w:sz w:val="22"/>
          <w:szCs w:val="22"/>
        </w:rPr>
        <w:t>.</w:t>
      </w:r>
    </w:p>
    <w:p w14:paraId="7E9D9AF6"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1.2 </w:t>
      </w:r>
      <w:r>
        <w:rPr>
          <w:rFonts w:ascii="TimesNewRomanPS-BoldMT" w:eastAsia="TimesNewRomanPS-BoldMT" w:hAnsi="TimesNewRomanPS-BoldMT" w:cs="TimesNewRomanPS-BoldMT" w:hint="eastAsia"/>
          <w:b/>
          <w:bCs/>
          <w:color w:val="000000"/>
          <w:kern w:val="0"/>
          <w:sz w:val="25"/>
          <w:szCs w:val="25"/>
          <w:lang w:bidi="ar"/>
        </w:rPr>
        <w:t>G</w:t>
      </w:r>
      <w:r>
        <w:rPr>
          <w:rFonts w:ascii="TimesNewRomanPS-BoldMT" w:eastAsia="TimesNewRomanPS-BoldMT" w:hAnsi="TimesNewRomanPS-BoldMT" w:cs="TimesNewRomanPS-BoldMT"/>
          <w:b/>
          <w:bCs/>
          <w:color w:val="000000"/>
          <w:kern w:val="0"/>
          <w:sz w:val="25"/>
          <w:szCs w:val="25"/>
          <w:lang w:bidi="ar"/>
        </w:rPr>
        <w:t>enre</w:t>
      </w:r>
    </w:p>
    <w:p w14:paraId="7F4ED6AF"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The type of the game will be a horizontal version adventure game. Players will watch the game horizontally from top to bottom and scroll horizontally.</w:t>
      </w:r>
    </w:p>
    <w:p w14:paraId="0E8EF994"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1.3 Target Audience </w:t>
      </w:r>
    </w:p>
    <w:p w14:paraId="1E095BF0"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My target audience will be people who have interests in adventure</w:t>
      </w:r>
      <w:ins w:id="7" w:author="Mairead Meagher" w:date="2023-12-15T10:55:00Z">
        <w:r w:rsidR="00A71A9D">
          <w:rPr>
            <w:rFonts w:ascii="Arial" w:eastAsia="Arial" w:hAnsi="Arial" w:cs="Arial"/>
            <w:kern w:val="0"/>
            <w:sz w:val="22"/>
            <w:szCs w:val="22"/>
          </w:rPr>
          <w:t xml:space="preserve"> games</w:t>
        </w:r>
        <w:proofErr w:type="gramStart"/>
        <w:r w:rsidR="00A71A9D">
          <w:rPr>
            <w:rFonts w:ascii="Arial" w:eastAsia="Arial" w:hAnsi="Arial" w:cs="Arial"/>
            <w:kern w:val="0"/>
            <w:sz w:val="22"/>
            <w:szCs w:val="22"/>
          </w:rPr>
          <w:t xml:space="preserve">? </w:t>
        </w:r>
      </w:ins>
      <w:r>
        <w:rPr>
          <w:rFonts w:ascii="Arial" w:eastAsia="Arial" w:hAnsi="Arial" w:cs="Arial"/>
          <w:kern w:val="0"/>
          <w:sz w:val="22"/>
          <w:szCs w:val="22"/>
        </w:rPr>
        <w:t>.</w:t>
      </w:r>
      <w:proofErr w:type="gramEnd"/>
      <w:r>
        <w:rPr>
          <w:rFonts w:ascii="Arial" w:eastAsia="Arial" w:hAnsi="Arial" w:cs="Arial"/>
          <w:kern w:val="0"/>
          <w:sz w:val="22"/>
          <w:szCs w:val="22"/>
        </w:rPr>
        <w:t xml:space="preserve"> It mainly refers to players who can accept pixel style, combat with enemies and discover new things. Targeting the market for high school students and college students.</w:t>
      </w:r>
      <w:del w:id="8" w:author="Mairead Meagher" w:date="2023-12-15T10:55:00Z">
        <w:r w:rsidDel="00A71A9D">
          <w:rPr>
            <w:rFonts w:ascii="Arial" w:eastAsia="Arial" w:hAnsi="Arial" w:cs="Arial"/>
            <w:kern w:val="0"/>
            <w:sz w:val="22"/>
            <w:szCs w:val="22"/>
          </w:rPr>
          <w:delText>.</w:delText>
        </w:r>
      </w:del>
    </w:p>
    <w:p w14:paraId="6818D05D"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1.4 Game Flow Summary </w:t>
      </w:r>
    </w:p>
    <w:p w14:paraId="1AFE793F"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The game will load the main menu, where players can select new games, options, or archives.</w:t>
      </w:r>
      <w:r>
        <w:rPr>
          <w:rFonts w:ascii="Arial" w:eastAsia="Arial" w:hAnsi="Arial" w:cs="Arial" w:hint="eastAsia"/>
          <w:kern w:val="0"/>
          <w:sz w:val="22"/>
          <w:szCs w:val="22"/>
        </w:rPr>
        <w:t xml:space="preserve"> In the game itself, player needs to upgrade base to the highest level, and hold the base during an attack triggered by the upgrade.</w:t>
      </w:r>
    </w:p>
    <w:p w14:paraId="2F7E2A39"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1.5 Look and Feel </w:t>
      </w:r>
    </w:p>
    <w:p w14:paraId="1626995D"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 xml:space="preserve">I want the game to look and feel like a </w:t>
      </w:r>
      <w:r>
        <w:rPr>
          <w:rFonts w:ascii="Arial" w:eastAsia="Arial" w:hAnsi="Arial" w:cs="Arial" w:hint="eastAsia"/>
          <w:kern w:val="0"/>
          <w:sz w:val="22"/>
          <w:szCs w:val="22"/>
        </w:rPr>
        <w:t>pixel adventure</w:t>
      </w:r>
      <w:r>
        <w:rPr>
          <w:rFonts w:ascii="Arial" w:eastAsia="Arial" w:hAnsi="Arial" w:cs="Arial"/>
          <w:kern w:val="0"/>
          <w:sz w:val="22"/>
          <w:szCs w:val="22"/>
        </w:rPr>
        <w:t xml:space="preserve"> game. Similar to “Kingdom: New </w:t>
      </w:r>
      <w:proofErr w:type="spellStart"/>
      <w:proofErr w:type="gramStart"/>
      <w:r>
        <w:rPr>
          <w:rFonts w:ascii="Arial" w:eastAsia="Arial" w:hAnsi="Arial" w:cs="Arial"/>
          <w:kern w:val="0"/>
          <w:sz w:val="22"/>
          <w:szCs w:val="22"/>
        </w:rPr>
        <w:t>Lands”</w:t>
      </w:r>
      <w:r>
        <w:rPr>
          <w:rFonts w:ascii="Arial" w:eastAsia="Arial" w:hAnsi="Arial" w:cs="Arial" w:hint="eastAsia"/>
          <w:kern w:val="0"/>
          <w:sz w:val="22"/>
          <w:szCs w:val="22"/>
        </w:rPr>
        <w:t>or</w:t>
      </w:r>
      <w:proofErr w:type="spellEnd"/>
      <w:proofErr w:type="gramEnd"/>
      <w:r>
        <w:rPr>
          <w:rFonts w:ascii="Arial" w:eastAsia="Arial" w:hAnsi="Arial" w:cs="Arial" w:hint="eastAsia"/>
          <w:kern w:val="0"/>
          <w:sz w:val="22"/>
          <w:szCs w:val="22"/>
        </w:rPr>
        <w:t xml:space="preserve"> </w:t>
      </w:r>
      <w:r>
        <w:rPr>
          <w:rFonts w:ascii="Arial" w:eastAsia="Arial" w:hAnsi="Arial" w:cs="Arial"/>
          <w:kern w:val="0"/>
          <w:sz w:val="22"/>
          <w:szCs w:val="22"/>
        </w:rPr>
        <w:t>”Until We Die”. Here are some relevant games pictures:</w:t>
      </w:r>
      <w:ins w:id="9" w:author="Mairead Meagher" w:date="2023-12-15T10:55:00Z">
        <w:r w:rsidR="00A71A9D">
          <w:rPr>
            <w:rFonts w:ascii="Arial" w:eastAsia="Arial" w:hAnsi="Arial" w:cs="Arial"/>
            <w:kern w:val="0"/>
            <w:sz w:val="22"/>
            <w:szCs w:val="22"/>
          </w:rPr>
          <w:t xml:space="preserve"> </w:t>
        </w:r>
      </w:ins>
      <w:ins w:id="10" w:author="Mairead Meagher" w:date="2023-12-15T10:56:00Z">
        <w:r w:rsidR="00A71A9D">
          <w:rPr>
            <w:rFonts w:ascii="Arial" w:eastAsia="Arial" w:hAnsi="Arial" w:cs="Arial"/>
            <w:kern w:val="0"/>
            <w:sz w:val="22"/>
            <w:szCs w:val="22"/>
          </w:rPr>
          <w:t xml:space="preserve">(use references to the pictures after game names. </w:t>
        </w:r>
      </w:ins>
    </w:p>
    <w:p w14:paraId="61D6314A" w14:textId="77777777" w:rsidR="00EA2429" w:rsidRDefault="00EA2429"/>
    <w:p w14:paraId="712DE009" w14:textId="77777777" w:rsidR="00EA2429" w:rsidRDefault="00000000">
      <w:pPr>
        <w:rPr>
          <w:rFonts w:ascii="宋体" w:hAnsi="宋体"/>
          <w:sz w:val="24"/>
        </w:rPr>
      </w:pPr>
      <w:r>
        <w:rPr>
          <w:rFonts w:ascii="宋体" w:hAnsi="宋体"/>
          <w:noProof/>
          <w:sz w:val="24"/>
        </w:rPr>
        <w:lastRenderedPageBreak/>
        <w:drawing>
          <wp:inline distT="0" distB="0" distL="114300" distR="114300" wp14:anchorId="6C4F4E67" wp14:editId="397FA879">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402580" cy="3039110"/>
                    </a:xfrm>
                    <a:prstGeom prst="rect">
                      <a:avLst/>
                    </a:prstGeom>
                    <a:noFill/>
                    <a:ln w="9525">
                      <a:noFill/>
                    </a:ln>
                  </pic:spPr>
                </pic:pic>
              </a:graphicData>
            </a:graphic>
          </wp:inline>
        </w:drawing>
      </w:r>
    </w:p>
    <w:p w14:paraId="07F8B8A7" w14:textId="66B1FB6F" w:rsidR="00EA2429" w:rsidRDefault="008F78A5">
      <w:pPr>
        <w:jc w:val="center"/>
        <w:rPr>
          <w:rFonts w:ascii="宋体" w:hAnsi="宋体"/>
          <w:sz w:val="24"/>
        </w:rPr>
      </w:pPr>
      <w:ins w:id="11" w:author="long liu" w:date="2023-12-15T11:43:00Z">
        <w:r>
          <w:t xml:space="preserve"> </w:t>
        </w:r>
      </w:ins>
      <w:r w:rsidR="00000000">
        <w:t>Kingdom: New Lands</w:t>
      </w:r>
    </w:p>
    <w:p w14:paraId="6BD08A0D" w14:textId="77777777" w:rsidR="00EA2429" w:rsidRDefault="00000000">
      <w:pPr>
        <w:rPr>
          <w:rFonts w:ascii="宋体" w:hAnsi="宋体"/>
          <w:sz w:val="24"/>
        </w:rPr>
      </w:pPr>
      <w:r>
        <w:rPr>
          <w:rFonts w:ascii="宋体" w:hAnsi="宋体"/>
          <w:noProof/>
          <w:sz w:val="24"/>
        </w:rPr>
        <w:drawing>
          <wp:inline distT="0" distB="0" distL="114300" distR="114300" wp14:anchorId="716F08E3" wp14:editId="4BB4F1FD">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5470525" cy="3077210"/>
                    </a:xfrm>
                    <a:prstGeom prst="rect">
                      <a:avLst/>
                    </a:prstGeom>
                    <a:noFill/>
                    <a:ln w="9525">
                      <a:noFill/>
                    </a:ln>
                  </pic:spPr>
                </pic:pic>
              </a:graphicData>
            </a:graphic>
          </wp:inline>
        </w:drawing>
      </w:r>
    </w:p>
    <w:p w14:paraId="3A4CF515" w14:textId="77777777" w:rsidR="00EA2429" w:rsidRDefault="00000000">
      <w:pPr>
        <w:jc w:val="center"/>
        <w:rPr>
          <w:rFonts w:ascii="宋体" w:hAnsi="宋体"/>
          <w:sz w:val="24"/>
        </w:rPr>
      </w:pPr>
      <w:r>
        <w:t>Until We Die</w:t>
      </w:r>
    </w:p>
    <w:p w14:paraId="3562F0E2" w14:textId="77777777" w:rsidR="00EA2429" w:rsidRDefault="00EA2429">
      <w:pPr>
        <w:rPr>
          <w:rFonts w:ascii="宋体" w:hAnsi="宋体"/>
          <w:sz w:val="24"/>
        </w:rPr>
      </w:pPr>
    </w:p>
    <w:p w14:paraId="2FBFE82B" w14:textId="77777777" w:rsidR="00EA2429" w:rsidRDefault="00EA2429">
      <w:pPr>
        <w:rPr>
          <w:rFonts w:ascii="宋体" w:hAnsi="宋体"/>
          <w:sz w:val="24"/>
        </w:rPr>
      </w:pPr>
    </w:p>
    <w:p w14:paraId="703A79D5" w14:textId="77777777" w:rsidR="00EA2429" w:rsidRDefault="00000000">
      <w:pPr>
        <w:widowControl/>
        <w:jc w:val="left"/>
        <w:outlineLvl w:val="1"/>
      </w:pPr>
      <w:r>
        <w:rPr>
          <w:rFonts w:ascii="TimesNewRomanPS-BoldMT" w:eastAsia="TimesNewRomanPS-BoldMT" w:hAnsi="TimesNewRomanPS-BoldMT" w:cs="TimesNewRomanPS-BoldMT"/>
          <w:b/>
          <w:bCs/>
          <w:color w:val="000000"/>
          <w:kern w:val="0"/>
          <w:sz w:val="25"/>
          <w:szCs w:val="25"/>
          <w:lang w:bidi="ar"/>
        </w:rPr>
        <w:t xml:space="preserve">1.6 Project Scope </w:t>
      </w:r>
    </w:p>
    <w:p w14:paraId="0E60D3C6" w14:textId="77777777" w:rsidR="00EA2429" w:rsidRDefault="00000000">
      <w:pPr>
        <w:widowControl/>
        <w:jc w:val="left"/>
        <w:outlineLvl w:val="2"/>
      </w:pPr>
      <w:r>
        <w:rPr>
          <w:rFonts w:ascii="TimesNewRomanPS-BoldMT" w:eastAsia="TimesNewRomanPS-BoldMT" w:hAnsi="TimesNewRomanPS-BoldMT" w:cs="TimesNewRomanPS-BoldMT"/>
          <w:b/>
          <w:bCs/>
          <w:color w:val="000000"/>
          <w:kern w:val="0"/>
          <w:sz w:val="24"/>
          <w:lang w:bidi="ar"/>
        </w:rPr>
        <w:t xml:space="preserve">1.6.1. Number of </w:t>
      </w:r>
      <w:r>
        <w:rPr>
          <w:rFonts w:ascii="TimesNewRomanPS-BoldMT" w:eastAsia="TimesNewRomanPS-BoldMT" w:hAnsi="TimesNewRomanPS-BoldMT" w:cs="TimesNewRomanPS-BoldMT" w:hint="eastAsia"/>
          <w:b/>
          <w:bCs/>
          <w:color w:val="000000"/>
          <w:kern w:val="0"/>
          <w:sz w:val="24"/>
          <w:lang w:bidi="ar"/>
        </w:rPr>
        <w:t>Location</w:t>
      </w:r>
      <w:r>
        <w:rPr>
          <w:rFonts w:ascii="TimesNewRomanPS-BoldMT" w:eastAsia="TimesNewRomanPS-BoldMT" w:hAnsi="TimesNewRomanPS-BoldMT" w:cs="TimesNewRomanPS-BoldMT"/>
          <w:b/>
          <w:bCs/>
          <w:color w:val="000000"/>
          <w:kern w:val="0"/>
          <w:sz w:val="24"/>
          <w:lang w:bidi="ar"/>
        </w:rPr>
        <w:t xml:space="preserve"> </w:t>
      </w:r>
    </w:p>
    <w:p w14:paraId="33A8FBEB" w14:textId="77777777" w:rsidR="00EA2429" w:rsidDel="00A71A9D" w:rsidRDefault="00000000">
      <w:pPr>
        <w:widowControl/>
        <w:spacing w:line="276" w:lineRule="auto"/>
        <w:jc w:val="left"/>
        <w:rPr>
          <w:del w:id="12" w:author="Mairead Meagher" w:date="2023-12-15T10:56:00Z"/>
          <w:rFonts w:ascii="Arial" w:eastAsia="Arial" w:hAnsi="Arial" w:cs="Arial"/>
          <w:kern w:val="0"/>
          <w:sz w:val="22"/>
          <w:szCs w:val="22"/>
        </w:rPr>
      </w:pPr>
      <w:r>
        <w:rPr>
          <w:rFonts w:ascii="Arial" w:eastAsia="Arial" w:hAnsi="Arial" w:cs="Arial" w:hint="eastAsia"/>
          <w:kern w:val="0"/>
          <w:sz w:val="22"/>
          <w:szCs w:val="22"/>
        </w:rPr>
        <w:t>Player and enemies will belong to an only one map</w:t>
      </w:r>
      <w:r>
        <w:rPr>
          <w:rFonts w:ascii="Arial" w:eastAsia="Arial" w:hAnsi="Arial" w:cs="Arial"/>
          <w:kern w:val="0"/>
          <w:sz w:val="22"/>
          <w:szCs w:val="22"/>
        </w:rPr>
        <w:t>.</w:t>
      </w:r>
      <w:r>
        <w:rPr>
          <w:rFonts w:ascii="Arial" w:eastAsia="Arial" w:hAnsi="Arial" w:cs="Arial" w:hint="eastAsia"/>
          <w:kern w:val="0"/>
          <w:sz w:val="22"/>
          <w:szCs w:val="22"/>
        </w:rPr>
        <w:t xml:space="preserve"> Player and base will appear on the </w:t>
      </w:r>
      <w:proofErr w:type="spellStart"/>
      <w:r>
        <w:rPr>
          <w:rFonts w:ascii="Arial" w:eastAsia="Arial" w:hAnsi="Arial" w:cs="Arial" w:hint="eastAsia"/>
          <w:kern w:val="0"/>
          <w:sz w:val="22"/>
          <w:szCs w:val="22"/>
        </w:rPr>
        <w:t>centre</w:t>
      </w:r>
      <w:proofErr w:type="spellEnd"/>
      <w:r>
        <w:rPr>
          <w:rFonts w:ascii="Arial" w:eastAsia="Arial" w:hAnsi="Arial" w:cs="Arial" w:hint="eastAsia"/>
          <w:kern w:val="0"/>
          <w:sz w:val="22"/>
          <w:szCs w:val="22"/>
        </w:rPr>
        <w:t xml:space="preserve"> of the map, and enemy nests will appear on the two ends of the map. Some broken buildings or hidden buildings will appear in the space between the base and the nests. Player can repair these broken buildings to get some annexe</w:t>
      </w:r>
      <w:ins w:id="13" w:author="Mairead Meagher" w:date="2023-12-15T10:56:00Z">
        <w:r w:rsidR="00A71A9D">
          <w:rPr>
            <w:rFonts w:ascii="Arial" w:eastAsia="Arial" w:hAnsi="Arial" w:cs="Arial"/>
            <w:kern w:val="0"/>
            <w:sz w:val="22"/>
            <w:szCs w:val="22"/>
          </w:rPr>
          <w:t>s</w:t>
        </w:r>
      </w:ins>
      <w:r>
        <w:rPr>
          <w:rFonts w:ascii="Arial" w:eastAsia="Arial" w:hAnsi="Arial" w:cs="Arial" w:hint="eastAsia"/>
          <w:kern w:val="0"/>
          <w:sz w:val="22"/>
          <w:szCs w:val="22"/>
        </w:rPr>
        <w:t xml:space="preserve">. These </w:t>
      </w:r>
      <w:proofErr w:type="spellStart"/>
      <w:r>
        <w:rPr>
          <w:rFonts w:ascii="Arial" w:eastAsia="Arial" w:hAnsi="Arial" w:cs="Arial" w:hint="eastAsia"/>
          <w:kern w:val="0"/>
          <w:sz w:val="22"/>
          <w:szCs w:val="22"/>
        </w:rPr>
        <w:t>annexe</w:t>
      </w:r>
      <w:proofErr w:type="spellEnd"/>
      <w:r>
        <w:rPr>
          <w:rFonts w:ascii="Arial" w:eastAsia="Arial" w:hAnsi="Arial" w:cs="Arial" w:hint="eastAsia"/>
          <w:kern w:val="0"/>
          <w:sz w:val="22"/>
          <w:szCs w:val="22"/>
        </w:rPr>
        <w:t xml:space="preserve"> </w:t>
      </w:r>
      <w:ins w:id="14" w:author="Mairead Meagher" w:date="2023-12-15T10:56:00Z">
        <w:r w:rsidR="00A71A9D">
          <w:rPr>
            <w:rFonts w:ascii="Arial" w:eastAsia="Arial" w:hAnsi="Arial" w:cs="Arial"/>
            <w:kern w:val="0"/>
            <w:sz w:val="22"/>
            <w:szCs w:val="22"/>
          </w:rPr>
          <w:t xml:space="preserve">s </w:t>
        </w:r>
      </w:ins>
      <w:r>
        <w:rPr>
          <w:rFonts w:ascii="Arial" w:eastAsia="Arial" w:hAnsi="Arial" w:cs="Arial" w:hint="eastAsia"/>
          <w:kern w:val="0"/>
          <w:sz w:val="22"/>
          <w:szCs w:val="22"/>
        </w:rPr>
        <w:t>can support some extra functions.</w:t>
      </w:r>
    </w:p>
    <w:p w14:paraId="74D5278E" w14:textId="77777777" w:rsidR="00EA2429" w:rsidRDefault="00EA2429">
      <w:pPr>
        <w:widowControl/>
        <w:spacing w:line="276" w:lineRule="auto"/>
        <w:jc w:val="left"/>
        <w:rPr>
          <w:rFonts w:ascii="Arial" w:eastAsia="Arial" w:hAnsi="Arial" w:cs="Arial"/>
          <w:kern w:val="0"/>
          <w:sz w:val="22"/>
          <w:szCs w:val="22"/>
        </w:rPr>
      </w:pPr>
    </w:p>
    <w:p w14:paraId="305B73D7" w14:textId="77777777" w:rsidR="00EA2429" w:rsidRDefault="00000000">
      <w:pPr>
        <w:widowControl/>
        <w:spacing w:line="276" w:lineRule="auto"/>
        <w:jc w:val="left"/>
        <w:rPr>
          <w:rFonts w:ascii="Arial" w:eastAsia="Arial" w:hAnsi="Arial" w:cs="Arial"/>
          <w:kern w:val="0"/>
          <w:sz w:val="22"/>
          <w:szCs w:val="22"/>
        </w:rPr>
      </w:pPr>
      <w:proofErr w:type="spellStart"/>
      <w:r>
        <w:rPr>
          <w:rFonts w:ascii="Arial" w:eastAsia="Arial" w:hAnsi="Arial" w:cs="Arial" w:hint="eastAsia"/>
          <w:kern w:val="0"/>
          <w:sz w:val="22"/>
          <w:szCs w:val="22"/>
        </w:rPr>
        <w:lastRenderedPageBreak/>
        <w:t>Annexe</w:t>
      </w:r>
      <w:proofErr w:type="spellEnd"/>
      <w:r>
        <w:rPr>
          <w:rFonts w:ascii="Arial" w:eastAsia="Arial" w:hAnsi="Arial" w:cs="Arial" w:hint="eastAsia"/>
          <w:kern w:val="0"/>
          <w:sz w:val="22"/>
          <w:szCs w:val="22"/>
        </w:rPr>
        <w:t xml:space="preserve">：a building that is added to, or is near, a larger one and that provides extra </w:t>
      </w:r>
      <w:r>
        <w:rPr>
          <w:rFonts w:ascii="Arial" w:eastAsia="Arial" w:hAnsi="Arial" w:cs="Arial" w:hint="eastAsia"/>
          <w:kern w:val="0"/>
          <w:sz w:val="22"/>
          <w:szCs w:val="22"/>
        </w:rPr>
        <w:tab/>
      </w:r>
      <w:r>
        <w:rPr>
          <w:rFonts w:ascii="Arial" w:eastAsia="Arial" w:hAnsi="Arial" w:cs="Arial" w:hint="eastAsia"/>
          <w:kern w:val="0"/>
          <w:sz w:val="22"/>
          <w:szCs w:val="22"/>
        </w:rPr>
        <w:tab/>
        <w:t>living or work space.</w:t>
      </w:r>
    </w:p>
    <w:p w14:paraId="3F77BF52" w14:textId="77777777" w:rsidR="00EA2429" w:rsidRDefault="00EA2429">
      <w:pPr>
        <w:widowControl/>
        <w:spacing w:line="276" w:lineRule="auto"/>
        <w:jc w:val="left"/>
        <w:rPr>
          <w:rFonts w:ascii="Arial" w:eastAsia="Arial" w:hAnsi="Arial" w:cs="Arial"/>
          <w:kern w:val="0"/>
          <w:sz w:val="22"/>
          <w:szCs w:val="22"/>
        </w:rPr>
      </w:pPr>
    </w:p>
    <w:p w14:paraId="6FF379D0" w14:textId="77777777" w:rsidR="00EA2429" w:rsidRDefault="00000000">
      <w:pPr>
        <w:widowControl/>
        <w:jc w:val="left"/>
        <w:rPr>
          <w:rFonts w:ascii="Times New Roman" w:hAnsi="Times New Roman" w:cs="Times New Roman"/>
          <w:color w:val="000000"/>
          <w:kern w:val="0"/>
          <w:szCs w:val="21"/>
          <w:lang w:bidi="ar"/>
        </w:rPr>
      </w:pPr>
      <w:r>
        <w:rPr>
          <w:rFonts w:ascii="Times New Roman" w:hAnsi="Times New Roman" w:cs="Times New Roman" w:hint="eastAsia"/>
          <w:color w:val="000000"/>
          <w:kern w:val="0"/>
          <w:szCs w:val="21"/>
          <w:lang w:bidi="ar"/>
        </w:rPr>
        <w:t xml:space="preserve"> </w:t>
      </w:r>
      <w:r>
        <w:rPr>
          <w:rFonts w:ascii="Times New Roman" w:hAnsi="Times New Roman" w:cs="Times New Roman"/>
          <w:color w:val="000000"/>
          <w:kern w:val="0"/>
          <w:szCs w:val="21"/>
          <w:lang w:bidi="ar"/>
        </w:rPr>
        <w:t xml:space="preserve"> </w:t>
      </w:r>
      <w:r>
        <w:rPr>
          <w:rFonts w:ascii="Times New Roman" w:hAnsi="Times New Roman" w:cs="Times New Roman"/>
          <w:noProof/>
          <w:color w:val="000000"/>
          <w:kern w:val="0"/>
          <w:szCs w:val="21"/>
          <w:lang w:bidi="ar"/>
        </w:rPr>
        <w:drawing>
          <wp:inline distT="0" distB="0" distL="114300" distR="114300" wp14:anchorId="77B444C2" wp14:editId="59BEBC1D">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7"/>
                    <a:srcRect t="24306" b="16242"/>
                    <a:stretch>
                      <a:fillRect/>
                    </a:stretch>
                  </pic:blipFill>
                  <pic:spPr>
                    <a:xfrm>
                      <a:off x="0" y="0"/>
                      <a:ext cx="5266690" cy="1957070"/>
                    </a:xfrm>
                    <a:prstGeom prst="rect">
                      <a:avLst/>
                    </a:prstGeom>
                  </pic:spPr>
                </pic:pic>
              </a:graphicData>
            </a:graphic>
          </wp:inline>
        </w:drawing>
      </w:r>
    </w:p>
    <w:p w14:paraId="6A951646" w14:textId="77777777" w:rsidR="00EA2429" w:rsidRDefault="00000000">
      <w:pPr>
        <w:widowControl/>
        <w:jc w:val="center"/>
        <w:rPr>
          <w:rFonts w:ascii="Times New Roman" w:hAnsi="Times New Roman" w:cs="Times New Roman"/>
          <w:color w:val="000000"/>
          <w:kern w:val="0"/>
          <w:szCs w:val="21"/>
          <w:lang w:bidi="ar"/>
        </w:rPr>
      </w:pPr>
      <w:r>
        <w:rPr>
          <w:rFonts w:ascii="Times New Roman" w:hAnsi="Times New Roman" w:cs="Times New Roman" w:hint="eastAsia"/>
          <w:color w:val="000000"/>
          <w:kern w:val="0"/>
          <w:szCs w:val="21"/>
          <w:lang w:bidi="ar"/>
        </w:rPr>
        <w:t>Left half map</w:t>
      </w:r>
    </w:p>
    <w:p w14:paraId="7484630D" w14:textId="77777777" w:rsidR="00EA2429" w:rsidRDefault="00000000">
      <w:pPr>
        <w:widowControl/>
        <w:jc w:val="center"/>
        <w:rPr>
          <w:rFonts w:ascii="Times New Roman" w:hAnsi="Times New Roman" w:cs="Times New Roman"/>
          <w:color w:val="000000"/>
          <w:kern w:val="0"/>
          <w:szCs w:val="21"/>
          <w:lang w:bidi="ar"/>
        </w:rPr>
      </w:pPr>
      <w:r>
        <w:rPr>
          <w:rFonts w:ascii="Times New Roman" w:hAnsi="Times New Roman" w:cs="Times New Roman"/>
          <w:noProof/>
          <w:color w:val="000000"/>
          <w:kern w:val="0"/>
          <w:szCs w:val="21"/>
          <w:lang w:bidi="ar"/>
        </w:rPr>
        <w:drawing>
          <wp:inline distT="0" distB="0" distL="114300" distR="114300" wp14:anchorId="05438546" wp14:editId="0A5C6EA7">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8"/>
                    <a:srcRect t="25000" b="17477"/>
                    <a:stretch>
                      <a:fillRect/>
                    </a:stretch>
                  </pic:blipFill>
                  <pic:spPr>
                    <a:xfrm>
                      <a:off x="0" y="0"/>
                      <a:ext cx="5266690" cy="1893570"/>
                    </a:xfrm>
                    <a:prstGeom prst="rect">
                      <a:avLst/>
                    </a:prstGeom>
                  </pic:spPr>
                </pic:pic>
              </a:graphicData>
            </a:graphic>
          </wp:inline>
        </w:drawing>
      </w:r>
    </w:p>
    <w:p w14:paraId="15D8F1F2" w14:textId="77777777" w:rsidR="00EA2429" w:rsidRDefault="00000000">
      <w:pPr>
        <w:widowControl/>
        <w:jc w:val="center"/>
        <w:rPr>
          <w:rFonts w:ascii="Times New Roman" w:hAnsi="Times New Roman" w:cs="Times New Roman"/>
          <w:color w:val="000000"/>
          <w:kern w:val="0"/>
          <w:szCs w:val="21"/>
          <w:lang w:bidi="ar"/>
        </w:rPr>
      </w:pPr>
      <w:r>
        <w:rPr>
          <w:rFonts w:ascii="Times New Roman" w:hAnsi="Times New Roman" w:cs="Times New Roman" w:hint="eastAsia"/>
          <w:color w:val="000000"/>
          <w:kern w:val="0"/>
          <w:szCs w:val="21"/>
          <w:lang w:bidi="ar"/>
        </w:rPr>
        <w:t>Right half map</w:t>
      </w:r>
    </w:p>
    <w:p w14:paraId="3EC68D1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1.6.2. Number of Enemies</w:t>
      </w:r>
    </w:p>
    <w:p w14:paraId="621F32FF" w14:textId="77777777" w:rsidR="00EA2429" w:rsidRDefault="00EA2429">
      <w:pPr>
        <w:widowControl/>
        <w:jc w:val="left"/>
        <w:rPr>
          <w:rFonts w:ascii="Times New Roman" w:hAnsi="Times New Roman" w:cs="Times New Roman"/>
          <w:color w:val="000000"/>
          <w:kern w:val="0"/>
          <w:szCs w:val="21"/>
          <w:lang w:bidi="ar"/>
        </w:rPr>
      </w:pPr>
    </w:p>
    <w:p w14:paraId="61F44EB4"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kern w:val="0"/>
          <w:sz w:val="22"/>
          <w:szCs w:val="22"/>
        </w:rPr>
        <w:t xml:space="preserve">There will be three </w:t>
      </w:r>
      <w:r>
        <w:rPr>
          <w:rFonts w:ascii="Arial" w:eastAsia="Arial" w:hAnsi="Arial" w:cs="Arial" w:hint="eastAsia"/>
          <w:kern w:val="0"/>
          <w:sz w:val="22"/>
          <w:szCs w:val="22"/>
        </w:rPr>
        <w:t>kinds of</w:t>
      </w:r>
      <w:r>
        <w:rPr>
          <w:rFonts w:ascii="Arial" w:eastAsia="Arial" w:hAnsi="Arial" w:cs="Arial"/>
          <w:kern w:val="0"/>
          <w:sz w:val="22"/>
          <w:szCs w:val="22"/>
        </w:rPr>
        <w:t xml:space="preserve"> enemie</w:t>
      </w:r>
      <w:r>
        <w:rPr>
          <w:rFonts w:ascii="Arial" w:eastAsia="Arial" w:hAnsi="Arial" w:cs="Arial" w:hint="eastAsia"/>
          <w:kern w:val="0"/>
          <w:sz w:val="22"/>
          <w:szCs w:val="22"/>
        </w:rPr>
        <w:t>s.</w:t>
      </w:r>
    </w:p>
    <w:p w14:paraId="747C4912" w14:textId="77777777" w:rsidR="00EA2429" w:rsidRPr="00A71A9D" w:rsidRDefault="00000000">
      <w:pPr>
        <w:pStyle w:val="ListParagraph"/>
        <w:widowControl/>
        <w:numPr>
          <w:ilvl w:val="0"/>
          <w:numId w:val="2"/>
        </w:numPr>
        <w:spacing w:line="276" w:lineRule="auto"/>
        <w:jc w:val="left"/>
        <w:rPr>
          <w:rFonts w:ascii="Arial" w:eastAsia="Arial" w:hAnsi="Arial" w:cs="Arial"/>
          <w:kern w:val="0"/>
          <w:sz w:val="22"/>
          <w:szCs w:val="22"/>
          <w:rPrChange w:id="15" w:author="Mairead Meagher" w:date="2023-12-15T10:57:00Z">
            <w:rPr/>
          </w:rPrChange>
        </w:rPr>
        <w:pPrChange w:id="16" w:author="Mairead Meagher" w:date="2023-12-15T10:57:00Z">
          <w:pPr>
            <w:widowControl/>
            <w:spacing w:line="276" w:lineRule="auto"/>
            <w:jc w:val="left"/>
          </w:pPr>
        </w:pPrChange>
      </w:pPr>
      <w:r w:rsidRPr="00A71A9D">
        <w:rPr>
          <w:rFonts w:ascii="Arial" w:eastAsia="Arial" w:hAnsi="Arial" w:cs="Arial"/>
          <w:kern w:val="0"/>
          <w:sz w:val="22"/>
          <w:szCs w:val="22"/>
          <w:rPrChange w:id="17" w:author="Mairead Meagher" w:date="2023-12-15T10:57:00Z">
            <w:rPr/>
          </w:rPrChange>
        </w:rPr>
        <w:t xml:space="preserve">Crawler: attack from above, low health, fast </w:t>
      </w:r>
      <w:proofErr w:type="gramStart"/>
      <w:r w:rsidRPr="00A71A9D">
        <w:rPr>
          <w:rFonts w:ascii="Arial" w:eastAsia="Arial" w:hAnsi="Arial" w:cs="Arial"/>
          <w:kern w:val="0"/>
          <w:sz w:val="22"/>
          <w:szCs w:val="22"/>
          <w:rPrChange w:id="18" w:author="Mairead Meagher" w:date="2023-12-15T10:57:00Z">
            <w:rPr/>
          </w:rPrChange>
        </w:rPr>
        <w:t>speed ,</w:t>
      </w:r>
      <w:proofErr w:type="gramEnd"/>
      <w:r w:rsidRPr="00A71A9D">
        <w:rPr>
          <w:rFonts w:ascii="Arial" w:eastAsia="Arial" w:hAnsi="Arial" w:cs="Arial"/>
          <w:kern w:val="0"/>
          <w:sz w:val="22"/>
          <w:szCs w:val="22"/>
          <w:rPrChange w:id="19" w:author="Mairead Meagher" w:date="2023-12-15T10:57:00Z">
            <w:rPr/>
          </w:rPrChange>
        </w:rPr>
        <w:t xml:space="preserve"> medium attack power</w:t>
      </w:r>
    </w:p>
    <w:p w14:paraId="5F0C3724" w14:textId="77777777" w:rsidR="00EA2429" w:rsidRPr="00A71A9D" w:rsidRDefault="00000000">
      <w:pPr>
        <w:pStyle w:val="ListParagraph"/>
        <w:widowControl/>
        <w:numPr>
          <w:ilvl w:val="0"/>
          <w:numId w:val="2"/>
        </w:numPr>
        <w:spacing w:line="276" w:lineRule="auto"/>
        <w:jc w:val="left"/>
        <w:rPr>
          <w:rFonts w:ascii="Arial" w:eastAsia="Arial" w:hAnsi="Arial" w:cs="Arial"/>
          <w:kern w:val="0"/>
          <w:sz w:val="22"/>
          <w:szCs w:val="22"/>
          <w:rPrChange w:id="20" w:author="Mairead Meagher" w:date="2023-12-15T10:57:00Z">
            <w:rPr/>
          </w:rPrChange>
        </w:rPr>
        <w:pPrChange w:id="21" w:author="Mairead Meagher" w:date="2023-12-15T10:57:00Z">
          <w:pPr>
            <w:widowControl/>
            <w:spacing w:line="276" w:lineRule="auto"/>
            <w:jc w:val="left"/>
          </w:pPr>
        </w:pPrChange>
      </w:pPr>
      <w:r w:rsidRPr="00A71A9D">
        <w:rPr>
          <w:rFonts w:ascii="Arial" w:eastAsia="Arial" w:hAnsi="Arial" w:cs="Arial"/>
          <w:kern w:val="0"/>
          <w:sz w:val="22"/>
          <w:szCs w:val="22"/>
          <w:rPrChange w:id="22" w:author="Mairead Meagher" w:date="2023-12-15T10:57:00Z">
            <w:rPr/>
          </w:rPrChange>
        </w:rPr>
        <w:t xml:space="preserve">Attacker: attack from frontal, medium heath, medium </w:t>
      </w:r>
      <w:proofErr w:type="gramStart"/>
      <w:r w:rsidRPr="00A71A9D">
        <w:rPr>
          <w:rFonts w:ascii="Arial" w:eastAsia="Arial" w:hAnsi="Arial" w:cs="Arial"/>
          <w:kern w:val="0"/>
          <w:sz w:val="22"/>
          <w:szCs w:val="22"/>
          <w:rPrChange w:id="23" w:author="Mairead Meagher" w:date="2023-12-15T10:57:00Z">
            <w:rPr/>
          </w:rPrChange>
        </w:rPr>
        <w:t>speed ,medium</w:t>
      </w:r>
      <w:proofErr w:type="gramEnd"/>
      <w:r w:rsidRPr="00A71A9D">
        <w:rPr>
          <w:rFonts w:ascii="Arial" w:eastAsia="Arial" w:hAnsi="Arial" w:cs="Arial"/>
          <w:kern w:val="0"/>
          <w:sz w:val="22"/>
          <w:szCs w:val="22"/>
          <w:rPrChange w:id="24" w:author="Mairead Meagher" w:date="2023-12-15T10:57:00Z">
            <w:rPr/>
          </w:rPrChange>
        </w:rPr>
        <w:t xml:space="preserve"> power</w:t>
      </w:r>
    </w:p>
    <w:p w14:paraId="72AC46CD" w14:textId="77777777" w:rsidR="00EA2429" w:rsidRPr="00A71A9D" w:rsidRDefault="00000000">
      <w:pPr>
        <w:pStyle w:val="ListParagraph"/>
        <w:widowControl/>
        <w:numPr>
          <w:ilvl w:val="0"/>
          <w:numId w:val="2"/>
        </w:numPr>
        <w:spacing w:line="276" w:lineRule="auto"/>
        <w:jc w:val="left"/>
        <w:rPr>
          <w:rFonts w:ascii="Arial" w:eastAsia="Arial" w:hAnsi="Arial" w:cs="Arial"/>
          <w:kern w:val="0"/>
          <w:sz w:val="22"/>
          <w:szCs w:val="22"/>
          <w:rPrChange w:id="25" w:author="Mairead Meagher" w:date="2023-12-15T10:57:00Z">
            <w:rPr/>
          </w:rPrChange>
        </w:rPr>
        <w:pPrChange w:id="26" w:author="Mairead Meagher" w:date="2023-12-15T10:57:00Z">
          <w:pPr>
            <w:widowControl/>
            <w:spacing w:line="276" w:lineRule="auto"/>
            <w:jc w:val="left"/>
          </w:pPr>
        </w:pPrChange>
      </w:pPr>
      <w:r w:rsidRPr="00A71A9D">
        <w:rPr>
          <w:rFonts w:ascii="Arial" w:eastAsia="Arial" w:hAnsi="Arial" w:cs="Arial"/>
          <w:kern w:val="0"/>
          <w:sz w:val="22"/>
          <w:szCs w:val="22"/>
          <w:rPrChange w:id="27" w:author="Mairead Meagher" w:date="2023-12-15T10:57:00Z">
            <w:rPr/>
          </w:rPrChange>
        </w:rPr>
        <w:t>Thrower: range attack, low heath medium speed, medium attack power</w:t>
      </w:r>
    </w:p>
    <w:p w14:paraId="562527CC" w14:textId="77777777" w:rsidR="00EA2429" w:rsidRDefault="00000000">
      <w:pPr>
        <w:widowControl/>
        <w:spacing w:line="276" w:lineRule="auto"/>
        <w:jc w:val="left"/>
        <w:rPr>
          <w:rFonts w:ascii="Arial" w:eastAsia="Arial" w:hAnsi="Arial" w:cs="Arial"/>
          <w:kern w:val="0"/>
          <w:sz w:val="22"/>
          <w:szCs w:val="22"/>
        </w:rPr>
      </w:pPr>
      <w:proofErr w:type="gramStart"/>
      <w:r>
        <w:rPr>
          <w:rFonts w:ascii="Arial" w:eastAsia="Arial" w:hAnsi="Arial" w:cs="Arial" w:hint="eastAsia"/>
          <w:kern w:val="0"/>
          <w:sz w:val="22"/>
          <w:szCs w:val="22"/>
        </w:rPr>
        <w:t>Every</w:t>
      </w:r>
      <w:proofErr w:type="gramEnd"/>
      <w:r>
        <w:rPr>
          <w:rFonts w:ascii="Arial" w:eastAsia="Arial" w:hAnsi="Arial" w:cs="Arial" w:hint="eastAsia"/>
          <w:kern w:val="0"/>
          <w:sz w:val="22"/>
          <w:szCs w:val="22"/>
        </w:rPr>
        <w:t xml:space="preserve"> enemies come from nest.</w:t>
      </w:r>
    </w:p>
    <w:p w14:paraId="6A74AABA"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1.6.</w:t>
      </w:r>
      <w:r>
        <w:rPr>
          <w:rFonts w:ascii="TimesNewRomanPS-BoldMT" w:eastAsia="TimesNewRomanPS-BoldMT" w:hAnsi="TimesNewRomanPS-BoldMT" w:cs="TimesNewRomanPS-BoldMT" w:hint="eastAsia"/>
          <w:b/>
          <w:bCs/>
          <w:color w:val="000000"/>
          <w:kern w:val="0"/>
          <w:sz w:val="24"/>
          <w:lang w:bidi="ar"/>
        </w:rPr>
        <w:t>3</w:t>
      </w:r>
      <w:r>
        <w:rPr>
          <w:rFonts w:ascii="TimesNewRomanPS-BoldMT" w:eastAsia="TimesNewRomanPS-BoldMT" w:hAnsi="TimesNewRomanPS-BoldMT" w:cs="TimesNewRomanPS-BoldMT"/>
          <w:b/>
          <w:bCs/>
          <w:color w:val="000000"/>
          <w:kern w:val="0"/>
          <w:sz w:val="24"/>
          <w:lang w:bidi="ar"/>
        </w:rPr>
        <w:t xml:space="preserve">. Number of </w:t>
      </w:r>
      <w:r>
        <w:rPr>
          <w:rFonts w:ascii="TimesNewRomanPS-BoldMT" w:eastAsia="TimesNewRomanPS-BoldMT" w:hAnsi="TimesNewRomanPS-BoldMT" w:cs="TimesNewRomanPS-BoldMT" w:hint="eastAsia"/>
          <w:b/>
          <w:bCs/>
          <w:color w:val="000000"/>
          <w:kern w:val="0"/>
          <w:sz w:val="24"/>
          <w:lang w:bidi="ar"/>
        </w:rPr>
        <w:t>Buildings</w:t>
      </w:r>
    </w:p>
    <w:p w14:paraId="18C697CF"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Base location: 1 base, 2 nests</w:t>
      </w:r>
    </w:p>
    <w:p w14:paraId="15BAABCE" w14:textId="77777777" w:rsidR="00EA2429" w:rsidRDefault="00000000">
      <w:pPr>
        <w:widowControl/>
        <w:spacing w:line="276" w:lineRule="auto"/>
        <w:jc w:val="left"/>
        <w:rPr>
          <w:rFonts w:ascii="Arial" w:eastAsia="Arial" w:hAnsi="Arial" w:cs="Arial"/>
          <w:kern w:val="0"/>
          <w:sz w:val="22"/>
          <w:szCs w:val="22"/>
        </w:rPr>
      </w:pPr>
      <w:proofErr w:type="spellStart"/>
      <w:r>
        <w:rPr>
          <w:rFonts w:ascii="Arial" w:eastAsia="Arial" w:hAnsi="Arial" w:cs="Arial" w:hint="eastAsia"/>
          <w:kern w:val="0"/>
          <w:sz w:val="22"/>
          <w:szCs w:val="22"/>
        </w:rPr>
        <w:t>Annexe</w:t>
      </w:r>
      <w:proofErr w:type="spellEnd"/>
      <w:r>
        <w:rPr>
          <w:rFonts w:ascii="Arial" w:eastAsia="Arial" w:hAnsi="Arial" w:cs="Arial" w:hint="eastAsia"/>
          <w:kern w:val="0"/>
          <w:sz w:val="22"/>
          <w:szCs w:val="22"/>
        </w:rPr>
        <w:t xml:space="preserve"> types:</w:t>
      </w:r>
    </w:p>
    <w:p w14:paraId="355DBBE1"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6 wall building points</w:t>
      </w:r>
    </w:p>
    <w:p w14:paraId="67FD697F"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3 kinds of buildings for support tools</w:t>
      </w:r>
    </w:p>
    <w:p w14:paraId="7FC52744"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1 weapons laboratory</w:t>
      </w:r>
    </w:p>
    <w:p w14:paraId="49805EC1"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1 defense laboratory</w:t>
      </w:r>
    </w:p>
    <w:p w14:paraId="5CBFE01D"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2 factories</w:t>
      </w:r>
    </w:p>
    <w:p w14:paraId="480595BF" w14:textId="77777777" w:rsidR="00EA2429" w:rsidRDefault="00EA2429">
      <w:pPr>
        <w:widowControl/>
        <w:spacing w:line="276" w:lineRule="auto"/>
        <w:jc w:val="left"/>
        <w:rPr>
          <w:rFonts w:ascii="Arial" w:eastAsia="Arial" w:hAnsi="Arial" w:cs="Arial"/>
          <w:kern w:val="0"/>
          <w:sz w:val="22"/>
          <w:szCs w:val="22"/>
        </w:rPr>
      </w:pPr>
    </w:p>
    <w:p w14:paraId="194E98BB"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lastRenderedPageBreak/>
        <w:t>Base: improve other buildings</w:t>
      </w:r>
      <w:r>
        <w:rPr>
          <w:rFonts w:ascii="Arial" w:eastAsia="Arial" w:hAnsi="Arial" w:cs="Arial"/>
          <w:kern w:val="0"/>
          <w:sz w:val="22"/>
          <w:szCs w:val="22"/>
        </w:rPr>
        <w:t>’</w:t>
      </w:r>
      <w:r>
        <w:rPr>
          <w:rFonts w:ascii="Arial" w:eastAsia="Arial" w:hAnsi="Arial" w:cs="Arial" w:hint="eastAsia"/>
          <w:kern w:val="0"/>
          <w:sz w:val="22"/>
          <w:szCs w:val="22"/>
        </w:rPr>
        <w:t xml:space="preserve"> max level, attract new </w:t>
      </w:r>
      <w:proofErr w:type="gramStart"/>
      <w:r>
        <w:rPr>
          <w:rFonts w:ascii="Arial" w:eastAsia="Arial" w:hAnsi="Arial" w:cs="Arial" w:hint="eastAsia"/>
          <w:kern w:val="0"/>
          <w:sz w:val="22"/>
          <w:szCs w:val="22"/>
        </w:rPr>
        <w:t>refugees</w:t>
      </w:r>
      <w:proofErr w:type="gramEnd"/>
      <w:r>
        <w:rPr>
          <w:rFonts w:ascii="Arial" w:eastAsia="Arial" w:hAnsi="Arial" w:cs="Arial" w:hint="eastAsia"/>
          <w:kern w:val="0"/>
          <w:sz w:val="22"/>
          <w:szCs w:val="22"/>
        </w:rPr>
        <w:t xml:space="preserve"> interval time, have 3 levels,</w:t>
      </w:r>
    </w:p>
    <w:p w14:paraId="7745F753"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If base is destroyed, the game will </w:t>
      </w:r>
      <w:ins w:id="28" w:author="Mairead Meagher" w:date="2023-12-15T10:57:00Z">
        <w:r w:rsidR="00A71A9D">
          <w:rPr>
            <w:rFonts w:ascii="Arial" w:eastAsia="Arial" w:hAnsi="Arial" w:cs="Arial"/>
            <w:kern w:val="0"/>
            <w:sz w:val="22"/>
            <w:szCs w:val="22"/>
          </w:rPr>
          <w:t xml:space="preserve">be </w:t>
        </w:r>
      </w:ins>
      <w:r>
        <w:rPr>
          <w:rFonts w:ascii="Arial" w:eastAsia="Arial" w:hAnsi="Arial" w:cs="Arial" w:hint="eastAsia"/>
          <w:kern w:val="0"/>
          <w:sz w:val="22"/>
          <w:szCs w:val="22"/>
        </w:rPr>
        <w:t>over.</w:t>
      </w:r>
    </w:p>
    <w:p w14:paraId="522E3099"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Wall: defense </w:t>
      </w:r>
      <w:proofErr w:type="gramStart"/>
      <w:r>
        <w:rPr>
          <w:rFonts w:ascii="Arial" w:eastAsia="Arial" w:hAnsi="Arial" w:cs="Arial" w:hint="eastAsia"/>
          <w:kern w:val="0"/>
          <w:sz w:val="22"/>
          <w:szCs w:val="22"/>
        </w:rPr>
        <w:t>attack ,ha</w:t>
      </w:r>
      <w:ins w:id="29" w:author="Mairead Meagher" w:date="2023-12-15T10:58:00Z">
        <w:r w:rsidR="00A71A9D">
          <w:rPr>
            <w:rFonts w:ascii="Arial" w:eastAsia="Arial" w:hAnsi="Arial" w:cs="Arial"/>
            <w:kern w:val="0"/>
            <w:sz w:val="22"/>
            <w:szCs w:val="22"/>
          </w:rPr>
          <w:t>s</w:t>
        </w:r>
      </w:ins>
      <w:proofErr w:type="gramEnd"/>
      <w:del w:id="30" w:author="Mairead Meagher" w:date="2023-12-15T10:58:00Z">
        <w:r w:rsidDel="00A71A9D">
          <w:rPr>
            <w:rFonts w:ascii="Arial" w:eastAsia="Arial" w:hAnsi="Arial" w:cs="Arial" w:hint="eastAsia"/>
            <w:kern w:val="0"/>
            <w:sz w:val="22"/>
            <w:szCs w:val="22"/>
          </w:rPr>
          <w:delText>ve</w:delText>
        </w:r>
      </w:del>
      <w:r>
        <w:rPr>
          <w:rFonts w:ascii="Arial" w:eastAsia="Arial" w:hAnsi="Arial" w:cs="Arial" w:hint="eastAsia"/>
          <w:kern w:val="0"/>
          <w:sz w:val="22"/>
          <w:szCs w:val="22"/>
        </w:rPr>
        <w:t xml:space="preserve"> 3 levels</w:t>
      </w:r>
    </w:p>
    <w:p w14:paraId="510B4AC0" w14:textId="77777777" w:rsidR="00EA2429" w:rsidRPr="00A71A9D" w:rsidRDefault="00000000">
      <w:pPr>
        <w:pStyle w:val="ListParagraph"/>
        <w:widowControl/>
        <w:numPr>
          <w:ilvl w:val="0"/>
          <w:numId w:val="3"/>
        </w:numPr>
        <w:spacing w:line="276" w:lineRule="auto"/>
        <w:jc w:val="left"/>
        <w:rPr>
          <w:rFonts w:ascii="Arial" w:eastAsia="Arial" w:hAnsi="Arial" w:cs="Arial"/>
          <w:kern w:val="0"/>
          <w:sz w:val="22"/>
          <w:szCs w:val="22"/>
          <w:rPrChange w:id="31" w:author="Mairead Meagher" w:date="2023-12-15T10:58:00Z">
            <w:rPr/>
          </w:rPrChange>
        </w:rPr>
        <w:pPrChange w:id="32" w:author="Mairead Meagher" w:date="2023-12-15T10:58:00Z">
          <w:pPr>
            <w:widowControl/>
            <w:spacing w:line="276" w:lineRule="auto"/>
            <w:jc w:val="left"/>
          </w:pPr>
        </w:pPrChange>
      </w:pPr>
      <w:r w:rsidRPr="00A71A9D">
        <w:rPr>
          <w:rFonts w:ascii="Arial" w:eastAsia="Arial" w:hAnsi="Arial" w:cs="Arial"/>
          <w:kern w:val="0"/>
          <w:sz w:val="22"/>
          <w:szCs w:val="22"/>
          <w:rPrChange w:id="33" w:author="Mairead Meagher" w:date="2023-12-15T10:58:00Z">
            <w:rPr/>
          </w:rPrChange>
        </w:rPr>
        <w:t xml:space="preserve">Weapons laboratory: </w:t>
      </w:r>
      <w:bookmarkStart w:id="34" w:name="OLE_LINK1"/>
      <w:r w:rsidRPr="00A71A9D">
        <w:rPr>
          <w:rFonts w:ascii="Arial" w:eastAsia="Arial" w:hAnsi="Arial" w:cs="Arial"/>
          <w:kern w:val="0"/>
          <w:sz w:val="22"/>
          <w:szCs w:val="22"/>
          <w:rPrChange w:id="35" w:author="Mairead Meagher" w:date="2023-12-15T10:58:00Z">
            <w:rPr/>
          </w:rPrChange>
        </w:rPr>
        <w:t>improve attack power, ha</w:t>
      </w:r>
      <w:ins w:id="36" w:author="Mairead Meagher" w:date="2023-12-15T10:58:00Z">
        <w:r w:rsidR="00A71A9D">
          <w:rPr>
            <w:rFonts w:ascii="Arial" w:eastAsia="Arial" w:hAnsi="Arial" w:cs="Arial"/>
            <w:kern w:val="0"/>
            <w:sz w:val="22"/>
            <w:szCs w:val="22"/>
          </w:rPr>
          <w:t>s</w:t>
        </w:r>
      </w:ins>
      <w:del w:id="37" w:author="Mairead Meagher" w:date="2023-12-15T10:58:00Z">
        <w:r w:rsidRPr="00A71A9D" w:rsidDel="00A71A9D">
          <w:rPr>
            <w:rFonts w:ascii="Arial" w:eastAsia="Arial" w:hAnsi="Arial" w:cs="Arial"/>
            <w:kern w:val="0"/>
            <w:sz w:val="22"/>
            <w:szCs w:val="22"/>
            <w:rPrChange w:id="38" w:author="Mairead Meagher" w:date="2023-12-15T10:58:00Z">
              <w:rPr/>
            </w:rPrChange>
          </w:rPr>
          <w:delText>ve</w:delText>
        </w:r>
      </w:del>
      <w:r w:rsidRPr="00A71A9D">
        <w:rPr>
          <w:rFonts w:ascii="Arial" w:eastAsia="Arial" w:hAnsi="Arial" w:cs="Arial"/>
          <w:kern w:val="0"/>
          <w:sz w:val="22"/>
          <w:szCs w:val="22"/>
          <w:rPrChange w:id="39" w:author="Mairead Meagher" w:date="2023-12-15T10:58:00Z">
            <w:rPr/>
          </w:rPrChange>
        </w:rPr>
        <w:t xml:space="preserve"> 2 levels, need workers to </w:t>
      </w:r>
      <w:bookmarkEnd w:id="34"/>
      <w:r w:rsidRPr="00A71A9D">
        <w:rPr>
          <w:rFonts w:ascii="Arial" w:eastAsia="Arial" w:hAnsi="Arial" w:cs="Arial"/>
          <w:kern w:val="0"/>
          <w:sz w:val="22"/>
          <w:szCs w:val="22"/>
          <w:rPrChange w:id="40" w:author="Mairead Meagher" w:date="2023-12-15T10:58:00Z">
            <w:rPr/>
          </w:rPrChange>
        </w:rPr>
        <w:t xml:space="preserve">finish update projects </w:t>
      </w:r>
    </w:p>
    <w:p w14:paraId="393F9A8A" w14:textId="77777777" w:rsidR="00EA2429" w:rsidRPr="00A71A9D" w:rsidRDefault="00000000">
      <w:pPr>
        <w:pStyle w:val="ListParagraph"/>
        <w:widowControl/>
        <w:numPr>
          <w:ilvl w:val="0"/>
          <w:numId w:val="3"/>
        </w:numPr>
        <w:spacing w:line="276" w:lineRule="auto"/>
        <w:jc w:val="left"/>
        <w:rPr>
          <w:rFonts w:ascii="Arial" w:eastAsia="Arial" w:hAnsi="Arial" w:cs="Arial"/>
          <w:kern w:val="0"/>
          <w:sz w:val="22"/>
          <w:szCs w:val="22"/>
          <w:rPrChange w:id="41" w:author="Mairead Meagher" w:date="2023-12-15T10:58:00Z">
            <w:rPr/>
          </w:rPrChange>
        </w:rPr>
        <w:pPrChange w:id="42" w:author="Mairead Meagher" w:date="2023-12-15T10:58:00Z">
          <w:pPr>
            <w:widowControl/>
            <w:spacing w:line="276" w:lineRule="auto"/>
            <w:jc w:val="left"/>
          </w:pPr>
        </w:pPrChange>
      </w:pPr>
      <w:r w:rsidRPr="00A71A9D">
        <w:rPr>
          <w:rFonts w:ascii="Arial" w:eastAsia="Arial" w:hAnsi="Arial" w:cs="Arial"/>
          <w:kern w:val="0"/>
          <w:sz w:val="22"/>
          <w:szCs w:val="22"/>
          <w:rPrChange w:id="43" w:author="Mairead Meagher" w:date="2023-12-15T10:58:00Z">
            <w:rPr/>
          </w:rPrChange>
        </w:rPr>
        <w:t>Defense laboratory: improve wall health, ha</w:t>
      </w:r>
      <w:ins w:id="44" w:author="Mairead Meagher" w:date="2023-12-15T10:58:00Z">
        <w:r w:rsidR="00A71A9D">
          <w:rPr>
            <w:rFonts w:ascii="Arial" w:eastAsia="Arial" w:hAnsi="Arial" w:cs="Arial"/>
            <w:kern w:val="0"/>
            <w:sz w:val="22"/>
            <w:szCs w:val="22"/>
          </w:rPr>
          <w:t>s</w:t>
        </w:r>
      </w:ins>
      <w:del w:id="45" w:author="Mairead Meagher" w:date="2023-12-15T10:58:00Z">
        <w:r w:rsidRPr="00A71A9D" w:rsidDel="00A71A9D">
          <w:rPr>
            <w:rFonts w:ascii="Arial" w:eastAsia="Arial" w:hAnsi="Arial" w:cs="Arial"/>
            <w:kern w:val="0"/>
            <w:sz w:val="22"/>
            <w:szCs w:val="22"/>
            <w:rPrChange w:id="46" w:author="Mairead Meagher" w:date="2023-12-15T10:58:00Z">
              <w:rPr/>
            </w:rPrChange>
          </w:rPr>
          <w:delText>ve</w:delText>
        </w:r>
      </w:del>
      <w:r w:rsidRPr="00A71A9D">
        <w:rPr>
          <w:rFonts w:ascii="Arial" w:eastAsia="Arial" w:hAnsi="Arial" w:cs="Arial"/>
          <w:kern w:val="0"/>
          <w:sz w:val="22"/>
          <w:szCs w:val="22"/>
          <w:rPrChange w:id="47" w:author="Mairead Meagher" w:date="2023-12-15T10:58:00Z">
            <w:rPr/>
          </w:rPrChange>
        </w:rPr>
        <w:t xml:space="preserve"> 2 levels, need workers to finish update projects </w:t>
      </w:r>
    </w:p>
    <w:p w14:paraId="58188476" w14:textId="77777777" w:rsidR="00EA2429" w:rsidRPr="00A71A9D" w:rsidRDefault="00000000">
      <w:pPr>
        <w:pStyle w:val="ListParagraph"/>
        <w:widowControl/>
        <w:numPr>
          <w:ilvl w:val="0"/>
          <w:numId w:val="3"/>
        </w:numPr>
        <w:spacing w:line="276" w:lineRule="auto"/>
        <w:jc w:val="left"/>
        <w:rPr>
          <w:rFonts w:ascii="Arial" w:eastAsia="Arial" w:hAnsi="Arial" w:cs="Arial"/>
          <w:kern w:val="0"/>
          <w:sz w:val="22"/>
          <w:szCs w:val="22"/>
          <w:rPrChange w:id="48" w:author="Mairead Meagher" w:date="2023-12-15T10:58:00Z">
            <w:rPr/>
          </w:rPrChange>
        </w:rPr>
        <w:pPrChange w:id="49" w:author="Mairead Meagher" w:date="2023-12-15T10:58:00Z">
          <w:pPr>
            <w:widowControl/>
            <w:spacing w:line="276" w:lineRule="auto"/>
            <w:jc w:val="left"/>
          </w:pPr>
        </w:pPrChange>
      </w:pPr>
      <w:r w:rsidRPr="00A71A9D">
        <w:rPr>
          <w:rFonts w:ascii="Arial" w:eastAsia="Arial" w:hAnsi="Arial" w:cs="Arial"/>
          <w:kern w:val="0"/>
          <w:sz w:val="22"/>
          <w:szCs w:val="22"/>
          <w:rPrChange w:id="50" w:author="Mairead Meagher" w:date="2023-12-15T10:58:00Z">
            <w:rPr/>
          </w:rPrChange>
        </w:rPr>
        <w:t xml:space="preserve">Factory: produce materials, </w:t>
      </w:r>
      <w:del w:id="51" w:author="Mairead Meagher" w:date="2023-12-15T10:58:00Z">
        <w:r w:rsidRPr="00A71A9D" w:rsidDel="00A71A9D">
          <w:rPr>
            <w:rFonts w:ascii="Arial" w:eastAsia="Arial" w:hAnsi="Arial" w:cs="Arial"/>
            <w:kern w:val="0"/>
            <w:sz w:val="22"/>
            <w:szCs w:val="22"/>
            <w:rPrChange w:id="52" w:author="Mairead Meagher" w:date="2023-12-15T10:58:00Z">
              <w:rPr/>
            </w:rPrChange>
          </w:rPr>
          <w:delText xml:space="preserve">have </w:delText>
        </w:r>
      </w:del>
      <w:ins w:id="53" w:author="Mairead Meagher" w:date="2023-12-15T10:58:00Z">
        <w:r w:rsidR="00A71A9D" w:rsidRPr="00A71A9D">
          <w:rPr>
            <w:rFonts w:ascii="Arial" w:eastAsia="Arial" w:hAnsi="Arial" w:cs="Arial"/>
            <w:kern w:val="0"/>
            <w:sz w:val="22"/>
            <w:szCs w:val="22"/>
            <w:rPrChange w:id="54" w:author="Mairead Meagher" w:date="2023-12-15T10:58:00Z">
              <w:rPr/>
            </w:rPrChange>
          </w:rPr>
          <w:t>ha</w:t>
        </w:r>
        <w:r w:rsidR="00A71A9D">
          <w:rPr>
            <w:rFonts w:ascii="Arial" w:eastAsia="Arial" w:hAnsi="Arial" w:cs="Arial"/>
            <w:kern w:val="0"/>
            <w:sz w:val="22"/>
            <w:szCs w:val="22"/>
          </w:rPr>
          <w:t>s</w:t>
        </w:r>
        <w:r w:rsidR="00A71A9D" w:rsidRPr="00A71A9D">
          <w:rPr>
            <w:rFonts w:ascii="Arial" w:eastAsia="Arial" w:hAnsi="Arial" w:cs="Arial"/>
            <w:kern w:val="0"/>
            <w:sz w:val="22"/>
            <w:szCs w:val="22"/>
            <w:rPrChange w:id="55" w:author="Mairead Meagher" w:date="2023-12-15T10:58:00Z">
              <w:rPr/>
            </w:rPrChange>
          </w:rPr>
          <w:t xml:space="preserve"> </w:t>
        </w:r>
      </w:ins>
      <w:r w:rsidRPr="00A71A9D">
        <w:rPr>
          <w:rFonts w:ascii="Arial" w:eastAsia="Arial" w:hAnsi="Arial" w:cs="Arial"/>
          <w:kern w:val="0"/>
          <w:sz w:val="22"/>
          <w:szCs w:val="22"/>
          <w:rPrChange w:id="56" w:author="Mairead Meagher" w:date="2023-12-15T10:58:00Z">
            <w:rPr/>
          </w:rPrChange>
        </w:rPr>
        <w:t>2 levels, need workers to work</w:t>
      </w:r>
    </w:p>
    <w:p w14:paraId="3F9E8506" w14:textId="77777777" w:rsidR="00EA2429" w:rsidRPr="00A71A9D" w:rsidRDefault="00000000">
      <w:pPr>
        <w:pStyle w:val="ListParagraph"/>
        <w:widowControl/>
        <w:numPr>
          <w:ilvl w:val="0"/>
          <w:numId w:val="3"/>
        </w:numPr>
        <w:spacing w:line="276" w:lineRule="auto"/>
        <w:jc w:val="left"/>
        <w:rPr>
          <w:rFonts w:ascii="Arial" w:eastAsia="Arial" w:hAnsi="Arial" w:cs="Arial"/>
          <w:kern w:val="0"/>
          <w:sz w:val="22"/>
          <w:szCs w:val="22"/>
          <w:rPrChange w:id="57" w:author="Mairead Meagher" w:date="2023-12-15T10:58:00Z">
            <w:rPr/>
          </w:rPrChange>
        </w:rPr>
        <w:pPrChange w:id="58" w:author="Mairead Meagher" w:date="2023-12-15T10:58:00Z">
          <w:pPr>
            <w:widowControl/>
            <w:spacing w:line="276" w:lineRule="auto"/>
            <w:jc w:val="left"/>
          </w:pPr>
        </w:pPrChange>
      </w:pPr>
      <w:r w:rsidRPr="00A71A9D">
        <w:rPr>
          <w:rFonts w:ascii="Arial" w:eastAsia="Arial" w:hAnsi="Arial" w:cs="Arial"/>
          <w:kern w:val="0"/>
          <w:sz w:val="22"/>
          <w:szCs w:val="22"/>
          <w:rPrChange w:id="59" w:author="Mairead Meagher" w:date="2023-12-15T10:58:00Z">
            <w:rPr/>
          </w:rPrChange>
        </w:rPr>
        <w:t>buildings for support tools: support hammers, guns, shield, need workers to work</w:t>
      </w:r>
    </w:p>
    <w:p w14:paraId="3F620F12" w14:textId="77777777" w:rsidR="00EA2429" w:rsidRDefault="00EA2429">
      <w:pPr>
        <w:widowControl/>
        <w:spacing w:line="276" w:lineRule="auto"/>
        <w:jc w:val="left"/>
        <w:rPr>
          <w:rFonts w:ascii="Arial" w:eastAsia="Arial" w:hAnsi="Arial" w:cs="Arial"/>
          <w:kern w:val="0"/>
          <w:sz w:val="22"/>
          <w:szCs w:val="22"/>
        </w:rPr>
      </w:pPr>
    </w:p>
    <w:p w14:paraId="2FE901DA"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Nest: enemies will appear there, have 3 levels.</w:t>
      </w:r>
    </w:p>
    <w:p w14:paraId="18F8D9A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bookmarkStart w:id="60" w:name="OLE_LINK2"/>
      <w:r>
        <w:rPr>
          <w:rFonts w:ascii="TimesNewRomanPS-BoldMT" w:eastAsia="TimesNewRomanPS-BoldMT" w:hAnsi="TimesNewRomanPS-BoldMT" w:cs="TimesNewRomanPS-BoldMT"/>
          <w:b/>
          <w:bCs/>
          <w:color w:val="000000"/>
          <w:kern w:val="0"/>
          <w:sz w:val="24"/>
          <w:lang w:bidi="ar"/>
        </w:rPr>
        <w:t>1.6.</w:t>
      </w:r>
      <w:r>
        <w:rPr>
          <w:rFonts w:ascii="TimesNewRomanPS-BoldMT" w:eastAsia="TimesNewRomanPS-BoldMT" w:hAnsi="TimesNewRomanPS-BoldMT" w:cs="TimesNewRomanPS-BoldMT" w:hint="eastAsia"/>
          <w:b/>
          <w:bCs/>
          <w:color w:val="000000"/>
          <w:kern w:val="0"/>
          <w:sz w:val="24"/>
          <w:lang w:bidi="ar"/>
        </w:rPr>
        <w:t>3</w:t>
      </w:r>
      <w:r>
        <w:rPr>
          <w:rFonts w:ascii="TimesNewRomanPS-BoldMT" w:eastAsia="TimesNewRomanPS-BoldMT" w:hAnsi="TimesNewRomanPS-BoldMT" w:cs="TimesNewRomanPS-BoldMT"/>
          <w:b/>
          <w:bCs/>
          <w:color w:val="000000"/>
          <w:kern w:val="0"/>
          <w:sz w:val="24"/>
          <w:lang w:bidi="ar"/>
        </w:rPr>
        <w:t xml:space="preserve">. </w:t>
      </w:r>
      <w:r>
        <w:rPr>
          <w:rFonts w:ascii="TimesNewRomanPS-BoldMT" w:eastAsia="TimesNewRomanPS-BoldMT" w:hAnsi="TimesNewRomanPS-BoldMT" w:cs="TimesNewRomanPS-BoldMT" w:hint="eastAsia"/>
          <w:b/>
          <w:bCs/>
          <w:color w:val="000000"/>
          <w:kern w:val="0"/>
          <w:sz w:val="24"/>
          <w:lang w:bidi="ar"/>
        </w:rPr>
        <w:t xml:space="preserve">Types </w:t>
      </w:r>
      <w:r>
        <w:rPr>
          <w:rFonts w:ascii="TimesNewRomanPS-BoldMT" w:eastAsia="TimesNewRomanPS-BoldMT" w:hAnsi="TimesNewRomanPS-BoldMT" w:cs="TimesNewRomanPS-BoldMT"/>
          <w:b/>
          <w:bCs/>
          <w:color w:val="000000"/>
          <w:kern w:val="0"/>
          <w:sz w:val="24"/>
          <w:lang w:bidi="ar"/>
        </w:rPr>
        <w:t xml:space="preserve">of </w:t>
      </w:r>
      <w:r>
        <w:rPr>
          <w:rFonts w:ascii="Arial" w:eastAsia="Arial" w:hAnsi="Arial" w:cs="Arial"/>
          <w:color w:val="202124"/>
          <w:sz w:val="28"/>
          <w:szCs w:val="28"/>
          <w:shd w:val="clear" w:color="auto" w:fill="FFFFFF"/>
        </w:rPr>
        <w:t>Non-</w:t>
      </w:r>
      <w:ins w:id="61" w:author="Mairead Meagher" w:date="2023-12-15T11:02:00Z">
        <w:r w:rsidR="00A71A9D">
          <w:rPr>
            <w:rFonts w:ascii="Arial" w:eastAsia="Arial" w:hAnsi="Arial" w:cs="Arial"/>
            <w:color w:val="202124"/>
            <w:sz w:val="28"/>
            <w:szCs w:val="28"/>
            <w:shd w:val="clear" w:color="auto" w:fill="FFFFFF"/>
          </w:rPr>
          <w:t>P</w:t>
        </w:r>
      </w:ins>
      <w:del w:id="62" w:author="Mairead Meagher" w:date="2023-12-15T11:02:00Z">
        <w:r w:rsidDel="00A71A9D">
          <w:rPr>
            <w:rFonts w:ascii="Arial" w:eastAsia="Arial" w:hAnsi="Arial" w:cs="Arial"/>
            <w:color w:val="202124"/>
            <w:sz w:val="28"/>
            <w:szCs w:val="28"/>
            <w:shd w:val="clear" w:color="auto" w:fill="FFFFFF"/>
          </w:rPr>
          <w:delText>p</w:delText>
        </w:r>
      </w:del>
      <w:r>
        <w:rPr>
          <w:rFonts w:ascii="Arial" w:eastAsia="Arial" w:hAnsi="Arial" w:cs="Arial"/>
          <w:color w:val="202124"/>
          <w:sz w:val="28"/>
          <w:szCs w:val="28"/>
          <w:shd w:val="clear" w:color="auto" w:fill="FFFFFF"/>
        </w:rPr>
        <w:t xml:space="preserve">layer </w:t>
      </w:r>
      <w:ins w:id="63" w:author="Mairead Meagher" w:date="2023-12-15T11:02:00Z">
        <w:r w:rsidR="00A71A9D">
          <w:rPr>
            <w:rFonts w:ascii="Arial" w:eastAsia="Arial" w:hAnsi="Arial" w:cs="Arial"/>
            <w:color w:val="202124"/>
            <w:sz w:val="28"/>
            <w:szCs w:val="28"/>
            <w:shd w:val="clear" w:color="auto" w:fill="FFFFFF"/>
          </w:rPr>
          <w:t>C</w:t>
        </w:r>
      </w:ins>
      <w:del w:id="64" w:author="Mairead Meagher" w:date="2023-12-15T11:02:00Z">
        <w:r w:rsidDel="00A71A9D">
          <w:rPr>
            <w:rFonts w:ascii="Arial" w:eastAsia="Arial" w:hAnsi="Arial" w:cs="Arial"/>
            <w:color w:val="202124"/>
            <w:sz w:val="28"/>
            <w:szCs w:val="28"/>
            <w:shd w:val="clear" w:color="auto" w:fill="FFFFFF"/>
          </w:rPr>
          <w:delText>c</w:delText>
        </w:r>
      </w:del>
      <w:proofErr w:type="gramStart"/>
      <w:r>
        <w:rPr>
          <w:rFonts w:ascii="Arial" w:eastAsia="Arial" w:hAnsi="Arial" w:cs="Arial"/>
          <w:color w:val="202124"/>
          <w:sz w:val="28"/>
          <w:szCs w:val="28"/>
          <w:shd w:val="clear" w:color="auto" w:fill="FFFFFF"/>
        </w:rPr>
        <w:t>haracter</w:t>
      </w:r>
      <w:r>
        <w:rPr>
          <w:rFonts w:ascii="TimesNewRomanPS-BoldMT" w:eastAsia="TimesNewRomanPS-BoldMT" w:hAnsi="TimesNewRomanPS-BoldMT" w:cs="TimesNewRomanPS-BoldMT" w:hint="eastAsia"/>
          <w:b/>
          <w:bCs/>
          <w:color w:val="000000"/>
          <w:kern w:val="0"/>
          <w:sz w:val="24"/>
          <w:lang w:bidi="ar"/>
        </w:rPr>
        <w:t>(</w:t>
      </w:r>
      <w:proofErr w:type="gramEnd"/>
      <w:r>
        <w:rPr>
          <w:rFonts w:ascii="TimesNewRomanPS-BoldMT" w:eastAsia="TimesNewRomanPS-BoldMT" w:hAnsi="TimesNewRomanPS-BoldMT" w:cs="TimesNewRomanPS-BoldMT" w:hint="eastAsia"/>
          <w:b/>
          <w:bCs/>
          <w:color w:val="000000"/>
          <w:kern w:val="0"/>
          <w:sz w:val="24"/>
          <w:lang w:bidi="ar"/>
        </w:rPr>
        <w:t>NPC)</w:t>
      </w:r>
    </w:p>
    <w:p w14:paraId="1DC2536E"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There are 5 kinds of NPC.</w:t>
      </w:r>
    </w:p>
    <w:bookmarkEnd w:id="60"/>
    <w:p w14:paraId="43075730" w14:textId="77777777" w:rsidR="00EA2429" w:rsidRPr="00A71A9D" w:rsidRDefault="00000000">
      <w:pPr>
        <w:pStyle w:val="ListParagraph"/>
        <w:widowControl/>
        <w:numPr>
          <w:ilvl w:val="0"/>
          <w:numId w:val="4"/>
        </w:numPr>
        <w:spacing w:line="276" w:lineRule="auto"/>
        <w:jc w:val="left"/>
        <w:rPr>
          <w:rFonts w:ascii="Arial" w:eastAsia="Arial" w:hAnsi="Arial" w:cs="Arial"/>
          <w:kern w:val="0"/>
          <w:sz w:val="22"/>
          <w:szCs w:val="22"/>
          <w:rPrChange w:id="65" w:author="Mairead Meagher" w:date="2023-12-15T11:02:00Z">
            <w:rPr/>
          </w:rPrChange>
        </w:rPr>
        <w:pPrChange w:id="66" w:author="Mairead Meagher" w:date="2023-12-15T11:02:00Z">
          <w:pPr>
            <w:widowControl/>
            <w:spacing w:line="276" w:lineRule="auto"/>
            <w:jc w:val="left"/>
          </w:pPr>
        </w:pPrChange>
      </w:pPr>
      <w:r w:rsidRPr="00A71A9D">
        <w:rPr>
          <w:rFonts w:ascii="Arial" w:eastAsia="Arial" w:hAnsi="Arial" w:cs="Arial"/>
          <w:kern w:val="0"/>
          <w:sz w:val="22"/>
          <w:szCs w:val="22"/>
          <w:rPrChange w:id="67" w:author="Mairead Meagher" w:date="2023-12-15T11:02:00Z">
            <w:rPr/>
          </w:rPrChange>
        </w:rPr>
        <w:t>Civilian: refugee will be civilian after they get one piece of material.</w:t>
      </w:r>
    </w:p>
    <w:p w14:paraId="0BA89712" w14:textId="77777777" w:rsidR="00EA2429" w:rsidRPr="00A71A9D" w:rsidRDefault="00000000">
      <w:pPr>
        <w:pStyle w:val="ListParagraph"/>
        <w:widowControl/>
        <w:numPr>
          <w:ilvl w:val="0"/>
          <w:numId w:val="4"/>
        </w:numPr>
        <w:spacing w:line="276" w:lineRule="auto"/>
        <w:jc w:val="left"/>
        <w:rPr>
          <w:rFonts w:ascii="Arial" w:eastAsia="Arial" w:hAnsi="Arial" w:cs="Arial"/>
          <w:kern w:val="0"/>
          <w:sz w:val="22"/>
          <w:szCs w:val="22"/>
          <w:rPrChange w:id="68" w:author="Mairead Meagher" w:date="2023-12-15T11:02:00Z">
            <w:rPr/>
          </w:rPrChange>
        </w:rPr>
        <w:pPrChange w:id="69" w:author="Mairead Meagher" w:date="2023-12-15T11:02:00Z">
          <w:pPr>
            <w:widowControl/>
            <w:spacing w:line="276" w:lineRule="auto"/>
            <w:jc w:val="left"/>
          </w:pPr>
        </w:pPrChange>
      </w:pPr>
      <w:r w:rsidRPr="00A71A9D">
        <w:rPr>
          <w:rFonts w:ascii="Arial" w:eastAsia="Arial" w:hAnsi="Arial" w:cs="Arial"/>
          <w:kern w:val="0"/>
          <w:sz w:val="22"/>
          <w:szCs w:val="22"/>
          <w:rPrChange w:id="70" w:author="Mairead Meagher" w:date="2023-12-15T11:02:00Z">
            <w:rPr/>
          </w:rPrChange>
        </w:rPr>
        <w:t xml:space="preserve">Worker: </w:t>
      </w:r>
      <w:ins w:id="71" w:author="Mairead Meagher" w:date="2023-12-15T11:03:00Z">
        <w:r w:rsidR="00A71A9D">
          <w:rPr>
            <w:rFonts w:ascii="Arial" w:eastAsia="Arial" w:hAnsi="Arial" w:cs="Arial"/>
            <w:kern w:val="0"/>
            <w:sz w:val="22"/>
            <w:szCs w:val="22"/>
          </w:rPr>
          <w:t xml:space="preserve">thy </w:t>
        </w:r>
      </w:ins>
      <w:r w:rsidRPr="00A71A9D">
        <w:rPr>
          <w:rFonts w:ascii="Arial" w:eastAsia="Arial" w:hAnsi="Arial" w:cs="Arial"/>
          <w:kern w:val="0"/>
          <w:sz w:val="22"/>
          <w:szCs w:val="22"/>
          <w:rPrChange w:id="72" w:author="Mairead Meagher" w:date="2023-12-15T11:02:00Z">
            <w:rPr/>
          </w:rPrChange>
        </w:rPr>
        <w:t xml:space="preserve">build </w:t>
      </w:r>
      <w:proofErr w:type="gramStart"/>
      <w:r w:rsidRPr="00A71A9D">
        <w:rPr>
          <w:rFonts w:ascii="Arial" w:eastAsia="Arial" w:hAnsi="Arial" w:cs="Arial"/>
          <w:kern w:val="0"/>
          <w:sz w:val="22"/>
          <w:szCs w:val="22"/>
          <w:rPrChange w:id="73" w:author="Mairead Meagher" w:date="2023-12-15T11:02:00Z">
            <w:rPr/>
          </w:rPrChange>
        </w:rPr>
        <w:t>buildings ,repair</w:t>
      </w:r>
      <w:proofErr w:type="gramEnd"/>
      <w:r w:rsidRPr="00A71A9D">
        <w:rPr>
          <w:rFonts w:ascii="Arial" w:eastAsia="Arial" w:hAnsi="Arial" w:cs="Arial"/>
          <w:kern w:val="0"/>
          <w:sz w:val="22"/>
          <w:szCs w:val="22"/>
          <w:rPrChange w:id="74" w:author="Mairead Meagher" w:date="2023-12-15T11:02:00Z">
            <w:rPr/>
          </w:rPrChange>
        </w:rPr>
        <w:t xml:space="preserve"> buildings, </w:t>
      </w:r>
      <w:ins w:id="75" w:author="Mairead Meagher" w:date="2023-12-15T11:03:00Z">
        <w:r w:rsidR="00A71A9D">
          <w:rPr>
            <w:rFonts w:ascii="Arial" w:eastAsia="Arial" w:hAnsi="Arial" w:cs="Arial"/>
            <w:kern w:val="0"/>
            <w:sz w:val="22"/>
            <w:szCs w:val="22"/>
          </w:rPr>
          <w:t xml:space="preserve">and </w:t>
        </w:r>
      </w:ins>
      <w:r w:rsidRPr="00A71A9D">
        <w:rPr>
          <w:rFonts w:ascii="Arial" w:eastAsia="Arial" w:hAnsi="Arial" w:cs="Arial"/>
          <w:kern w:val="0"/>
          <w:sz w:val="22"/>
          <w:szCs w:val="22"/>
          <w:rPrChange w:id="76" w:author="Mairead Meagher" w:date="2023-12-15T11:02:00Z">
            <w:rPr/>
          </w:rPrChange>
        </w:rPr>
        <w:t xml:space="preserve">need </w:t>
      </w:r>
      <w:ins w:id="77" w:author="Mairead Meagher" w:date="2023-12-15T11:03:00Z">
        <w:r w:rsidR="00A71A9D">
          <w:rPr>
            <w:rFonts w:ascii="Arial" w:eastAsia="Arial" w:hAnsi="Arial" w:cs="Arial"/>
            <w:kern w:val="0"/>
            <w:sz w:val="22"/>
            <w:szCs w:val="22"/>
          </w:rPr>
          <w:t xml:space="preserve">a </w:t>
        </w:r>
      </w:ins>
      <w:r w:rsidRPr="00A71A9D">
        <w:rPr>
          <w:rFonts w:ascii="Arial" w:eastAsia="Arial" w:hAnsi="Arial" w:cs="Arial"/>
          <w:kern w:val="0"/>
          <w:sz w:val="22"/>
          <w:szCs w:val="22"/>
          <w:rPrChange w:id="78" w:author="Mairead Meagher" w:date="2023-12-15T11:02:00Z">
            <w:rPr/>
          </w:rPrChange>
        </w:rPr>
        <w:t>hammer</w:t>
      </w:r>
    </w:p>
    <w:p w14:paraId="5DB83DB7" w14:textId="77777777" w:rsidR="00EA2429" w:rsidRPr="00A71A9D" w:rsidRDefault="00000000">
      <w:pPr>
        <w:pStyle w:val="ListParagraph"/>
        <w:widowControl/>
        <w:numPr>
          <w:ilvl w:val="0"/>
          <w:numId w:val="4"/>
        </w:numPr>
        <w:spacing w:line="276" w:lineRule="auto"/>
        <w:jc w:val="left"/>
        <w:rPr>
          <w:rFonts w:ascii="Arial" w:eastAsia="Arial" w:hAnsi="Arial" w:cs="Arial"/>
          <w:kern w:val="0"/>
          <w:sz w:val="22"/>
          <w:szCs w:val="22"/>
          <w:rPrChange w:id="79" w:author="Mairead Meagher" w:date="2023-12-15T11:02:00Z">
            <w:rPr/>
          </w:rPrChange>
        </w:rPr>
        <w:pPrChange w:id="80" w:author="Mairead Meagher" w:date="2023-12-15T11:02:00Z">
          <w:pPr>
            <w:widowControl/>
            <w:spacing w:line="276" w:lineRule="auto"/>
            <w:jc w:val="left"/>
          </w:pPr>
        </w:pPrChange>
      </w:pPr>
      <w:r w:rsidRPr="00A71A9D">
        <w:rPr>
          <w:rFonts w:ascii="Arial" w:eastAsia="Arial" w:hAnsi="Arial" w:cs="Arial"/>
          <w:kern w:val="0"/>
          <w:sz w:val="22"/>
          <w:szCs w:val="22"/>
          <w:rPrChange w:id="81" w:author="Mairead Meagher" w:date="2023-12-15T11:02:00Z">
            <w:rPr/>
          </w:rPrChange>
        </w:rPr>
        <w:t xml:space="preserve">Soldier: range </w:t>
      </w:r>
      <w:proofErr w:type="gramStart"/>
      <w:r w:rsidRPr="00A71A9D">
        <w:rPr>
          <w:rFonts w:ascii="Arial" w:eastAsia="Arial" w:hAnsi="Arial" w:cs="Arial"/>
          <w:kern w:val="0"/>
          <w:sz w:val="22"/>
          <w:szCs w:val="22"/>
          <w:rPrChange w:id="82" w:author="Mairead Meagher" w:date="2023-12-15T11:02:00Z">
            <w:rPr/>
          </w:rPrChange>
        </w:rPr>
        <w:t>attack</w:t>
      </w:r>
      <w:ins w:id="83" w:author="Mairead Meagher" w:date="2023-12-15T11:03:00Z">
        <w:r w:rsidR="00A71A9D">
          <w:rPr>
            <w:rFonts w:ascii="Arial" w:eastAsia="Arial" w:hAnsi="Arial" w:cs="Arial"/>
            <w:kern w:val="0"/>
            <w:sz w:val="22"/>
            <w:szCs w:val="22"/>
          </w:rPr>
          <w:t>(</w:t>
        </w:r>
        <w:proofErr w:type="gramEnd"/>
        <w:r w:rsidR="00A71A9D">
          <w:rPr>
            <w:rFonts w:ascii="Arial" w:eastAsia="Arial" w:hAnsi="Arial" w:cs="Arial"/>
            <w:kern w:val="0"/>
            <w:sz w:val="22"/>
            <w:szCs w:val="22"/>
          </w:rPr>
          <w:t>more here)</w:t>
        </w:r>
      </w:ins>
      <w:r w:rsidRPr="00A71A9D">
        <w:rPr>
          <w:rFonts w:ascii="Arial" w:eastAsia="Arial" w:hAnsi="Arial" w:cs="Arial"/>
          <w:kern w:val="0"/>
          <w:sz w:val="22"/>
          <w:szCs w:val="22"/>
          <w:rPrChange w:id="84" w:author="Mairead Meagher" w:date="2023-12-15T11:02:00Z">
            <w:rPr/>
          </w:rPrChange>
        </w:rPr>
        <w:t>, need guns</w:t>
      </w:r>
    </w:p>
    <w:p w14:paraId="00248DD2" w14:textId="77777777" w:rsidR="00EA2429" w:rsidRPr="00A71A9D" w:rsidRDefault="00000000">
      <w:pPr>
        <w:pStyle w:val="ListParagraph"/>
        <w:widowControl/>
        <w:numPr>
          <w:ilvl w:val="0"/>
          <w:numId w:val="4"/>
        </w:numPr>
        <w:spacing w:line="276" w:lineRule="auto"/>
        <w:rPr>
          <w:rFonts w:ascii="Arial" w:eastAsia="Arial" w:hAnsi="Arial" w:cs="Arial"/>
          <w:kern w:val="0"/>
          <w:sz w:val="22"/>
          <w:szCs w:val="22"/>
          <w:rPrChange w:id="85" w:author="Mairead Meagher" w:date="2023-12-15T11:02:00Z">
            <w:rPr/>
          </w:rPrChange>
        </w:rPr>
        <w:pPrChange w:id="86" w:author="Mairead Meagher" w:date="2023-12-15T11:02:00Z">
          <w:pPr>
            <w:widowControl/>
            <w:spacing w:line="276" w:lineRule="auto"/>
          </w:pPr>
        </w:pPrChange>
      </w:pPr>
      <w:r w:rsidRPr="00A71A9D">
        <w:rPr>
          <w:rFonts w:ascii="Arial" w:eastAsia="Arial" w:hAnsi="Arial" w:cs="Arial"/>
          <w:kern w:val="0"/>
          <w:sz w:val="22"/>
          <w:szCs w:val="22"/>
          <w:rPrChange w:id="87" w:author="Mairead Meagher" w:date="2023-12-15T11:02:00Z">
            <w:rPr/>
          </w:rPrChange>
        </w:rPr>
        <w:t xml:space="preserve">Defender: </w:t>
      </w:r>
      <w:ins w:id="88" w:author="Mairead Meagher" w:date="2023-12-15T11:03:00Z">
        <w:r w:rsidR="00A71A9D">
          <w:rPr>
            <w:rFonts w:ascii="Arial" w:eastAsia="Arial" w:hAnsi="Arial" w:cs="Arial"/>
            <w:kern w:val="0"/>
            <w:sz w:val="22"/>
            <w:szCs w:val="22"/>
          </w:rPr>
          <w:t xml:space="preserve">they </w:t>
        </w:r>
      </w:ins>
      <w:r w:rsidRPr="00A71A9D">
        <w:rPr>
          <w:rFonts w:ascii="Arial" w:eastAsia="Arial" w:hAnsi="Arial" w:cs="Arial"/>
          <w:kern w:val="0"/>
          <w:sz w:val="22"/>
          <w:szCs w:val="22"/>
          <w:rPrChange w:id="89" w:author="Mairead Meagher" w:date="2023-12-15T11:02:00Z">
            <w:rPr/>
          </w:rPrChange>
        </w:rPr>
        <w:t>have shield</w:t>
      </w:r>
      <w:ins w:id="90" w:author="Mairead Meagher" w:date="2023-12-15T11:03:00Z">
        <w:r w:rsidR="00A71A9D">
          <w:rPr>
            <w:rFonts w:ascii="Arial" w:eastAsia="Arial" w:hAnsi="Arial" w:cs="Arial"/>
            <w:kern w:val="0"/>
            <w:sz w:val="22"/>
            <w:szCs w:val="22"/>
          </w:rPr>
          <w:t>s</w:t>
        </w:r>
      </w:ins>
      <w:r w:rsidRPr="00A71A9D">
        <w:rPr>
          <w:rFonts w:ascii="Arial" w:eastAsia="Arial" w:hAnsi="Arial" w:cs="Arial"/>
          <w:kern w:val="0"/>
          <w:sz w:val="22"/>
          <w:szCs w:val="22"/>
          <w:rPrChange w:id="91" w:author="Mairead Meagher" w:date="2023-12-15T11:02:00Z">
            <w:rPr/>
          </w:rPrChange>
        </w:rPr>
        <w:t xml:space="preserve"> for blocking attack. Defender will use lances to attack, when </w:t>
      </w:r>
      <w:r w:rsidRPr="00A71A9D">
        <w:rPr>
          <w:rFonts w:ascii="Arial" w:eastAsia="Arial" w:hAnsi="Arial" w:cs="Arial"/>
          <w:kern w:val="0"/>
          <w:sz w:val="22"/>
          <w:szCs w:val="22"/>
          <w:rPrChange w:id="92" w:author="Mairead Meagher" w:date="2023-12-15T11:02:00Z">
            <w:rPr/>
          </w:rPrChange>
        </w:rPr>
        <w:tab/>
        <w:t xml:space="preserve">they </w:t>
      </w:r>
      <w:ins w:id="93" w:author="Mairead Meagher" w:date="2023-12-15T11:04:00Z">
        <w:r w:rsidR="00A71A9D">
          <w:rPr>
            <w:rFonts w:ascii="Arial" w:eastAsia="Arial" w:hAnsi="Arial" w:cs="Arial"/>
            <w:kern w:val="0"/>
            <w:sz w:val="22"/>
            <w:szCs w:val="22"/>
          </w:rPr>
          <w:t xml:space="preserve">are </w:t>
        </w:r>
      </w:ins>
      <w:r w:rsidRPr="00A71A9D">
        <w:rPr>
          <w:rFonts w:ascii="Arial" w:eastAsia="Arial" w:hAnsi="Arial" w:cs="Arial"/>
          <w:kern w:val="0"/>
          <w:sz w:val="22"/>
          <w:szCs w:val="22"/>
          <w:rPrChange w:id="94" w:author="Mairead Meagher" w:date="2023-12-15T11:02:00Z">
            <w:rPr/>
          </w:rPrChange>
        </w:rPr>
        <w:t xml:space="preserve">behind the wall. </w:t>
      </w:r>
      <w:ins w:id="95" w:author="Mairead Meagher" w:date="2023-12-15T11:04:00Z">
        <w:r w:rsidR="00A71A9D">
          <w:rPr>
            <w:rFonts w:ascii="Arial" w:eastAsia="Arial" w:hAnsi="Arial" w:cs="Arial"/>
            <w:kern w:val="0"/>
            <w:sz w:val="22"/>
            <w:szCs w:val="22"/>
          </w:rPr>
          <w:t>(more on shields)</w:t>
        </w:r>
      </w:ins>
    </w:p>
    <w:p w14:paraId="156159D4" w14:textId="77777777" w:rsidR="00EA2429" w:rsidRPr="00A71A9D" w:rsidRDefault="00000000">
      <w:pPr>
        <w:pStyle w:val="ListParagraph"/>
        <w:widowControl/>
        <w:numPr>
          <w:ilvl w:val="0"/>
          <w:numId w:val="4"/>
        </w:numPr>
        <w:spacing w:line="276" w:lineRule="auto"/>
        <w:jc w:val="left"/>
        <w:rPr>
          <w:rFonts w:ascii="Arial" w:eastAsia="Arial" w:hAnsi="Arial" w:cs="Arial"/>
          <w:kern w:val="0"/>
          <w:sz w:val="22"/>
          <w:szCs w:val="22"/>
          <w:rPrChange w:id="96" w:author="Mairead Meagher" w:date="2023-12-15T11:02:00Z">
            <w:rPr/>
          </w:rPrChange>
        </w:rPr>
        <w:pPrChange w:id="97" w:author="Mairead Meagher" w:date="2023-12-15T11:02:00Z">
          <w:pPr>
            <w:widowControl/>
            <w:spacing w:line="276" w:lineRule="auto"/>
            <w:jc w:val="left"/>
          </w:pPr>
        </w:pPrChange>
      </w:pPr>
      <w:r w:rsidRPr="00A71A9D">
        <w:rPr>
          <w:rFonts w:ascii="Arial" w:eastAsia="Arial" w:hAnsi="Arial" w:cs="Arial"/>
          <w:kern w:val="0"/>
          <w:sz w:val="22"/>
          <w:szCs w:val="22"/>
          <w:rPrChange w:id="98" w:author="Mairead Meagher" w:date="2023-12-15T11:02:00Z">
            <w:rPr/>
          </w:rPrChange>
        </w:rPr>
        <w:t>Refugee: the primary level people,</w:t>
      </w:r>
      <w:ins w:id="99" w:author="Mairead Meagher" w:date="2023-12-15T11:03:00Z">
        <w:r w:rsidR="00A71A9D">
          <w:rPr>
            <w:rFonts w:ascii="Arial" w:eastAsia="Arial" w:hAnsi="Arial" w:cs="Arial"/>
            <w:kern w:val="0"/>
            <w:sz w:val="22"/>
            <w:szCs w:val="22"/>
          </w:rPr>
          <w:t xml:space="preserve"> </w:t>
        </w:r>
        <w:proofErr w:type="spellStart"/>
        <w:r w:rsidR="00A71A9D">
          <w:rPr>
            <w:rFonts w:ascii="Arial" w:eastAsia="Arial" w:hAnsi="Arial" w:cs="Arial"/>
            <w:kern w:val="0"/>
            <w:sz w:val="22"/>
            <w:szCs w:val="22"/>
          </w:rPr>
          <w:t>they</w:t>
        </w:r>
      </w:ins>
      <w:r w:rsidRPr="00A71A9D">
        <w:rPr>
          <w:rFonts w:ascii="Arial" w:eastAsia="Arial" w:hAnsi="Arial" w:cs="Arial"/>
          <w:kern w:val="0"/>
          <w:sz w:val="22"/>
          <w:szCs w:val="22"/>
          <w:rPrChange w:id="100" w:author="Mairead Meagher" w:date="2023-12-15T11:02:00Z">
            <w:rPr/>
          </w:rPrChange>
        </w:rPr>
        <w:t>need</w:t>
      </w:r>
      <w:proofErr w:type="spellEnd"/>
      <w:r w:rsidRPr="00A71A9D">
        <w:rPr>
          <w:rFonts w:ascii="Arial" w:eastAsia="Arial" w:hAnsi="Arial" w:cs="Arial"/>
          <w:kern w:val="0"/>
          <w:sz w:val="22"/>
          <w:szCs w:val="22"/>
          <w:rPrChange w:id="101" w:author="Mairead Meagher" w:date="2023-12-15T11:02:00Z">
            <w:rPr/>
          </w:rPrChange>
        </w:rPr>
        <w:t xml:space="preserve"> material</w:t>
      </w:r>
      <w:ins w:id="102" w:author="Mairead Meagher" w:date="2023-12-15T11:03:00Z">
        <w:r w:rsidR="00A71A9D">
          <w:rPr>
            <w:rFonts w:ascii="Arial" w:eastAsia="Arial" w:hAnsi="Arial" w:cs="Arial"/>
            <w:kern w:val="0"/>
            <w:sz w:val="22"/>
            <w:szCs w:val="22"/>
          </w:rPr>
          <w:t xml:space="preserve">. (this should be the first one listed) </w:t>
        </w:r>
      </w:ins>
    </w:p>
    <w:p w14:paraId="52BFD7C2" w14:textId="77777777" w:rsidR="00EA2429" w:rsidRDefault="00EA2429">
      <w:pPr>
        <w:widowControl/>
        <w:spacing w:line="276" w:lineRule="auto"/>
        <w:jc w:val="left"/>
        <w:rPr>
          <w:rFonts w:ascii="Arial" w:eastAsia="Arial" w:hAnsi="Arial" w:cs="Arial"/>
          <w:kern w:val="0"/>
          <w:sz w:val="22"/>
          <w:szCs w:val="22"/>
        </w:rPr>
      </w:pPr>
    </w:p>
    <w:p w14:paraId="24C50919"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There are some neutral organisms.</w:t>
      </w:r>
    </w:p>
    <w:p w14:paraId="35FAC50C" w14:textId="77777777" w:rsidR="00EA2429" w:rsidRDefault="00000000" w:rsidP="00A71A9D">
      <w:pPr>
        <w:pStyle w:val="ListParagraph"/>
        <w:widowControl/>
        <w:numPr>
          <w:ilvl w:val="0"/>
          <w:numId w:val="5"/>
        </w:numPr>
        <w:spacing w:line="276" w:lineRule="auto"/>
        <w:jc w:val="left"/>
        <w:rPr>
          <w:ins w:id="103" w:author="Mairead Meagher" w:date="2023-12-15T11:04:00Z"/>
          <w:rFonts w:ascii="Arial" w:eastAsia="Arial" w:hAnsi="Arial" w:cs="Arial"/>
          <w:kern w:val="0"/>
          <w:sz w:val="22"/>
          <w:szCs w:val="22"/>
        </w:rPr>
      </w:pPr>
      <w:r w:rsidRPr="00A71A9D">
        <w:rPr>
          <w:rFonts w:ascii="Arial" w:eastAsia="Arial" w:hAnsi="Arial" w:cs="Arial"/>
          <w:kern w:val="0"/>
          <w:sz w:val="22"/>
          <w:szCs w:val="22"/>
          <w:rPrChange w:id="104" w:author="Mairead Meagher" w:date="2023-12-15T11:04:00Z">
            <w:rPr/>
          </w:rPrChange>
        </w:rPr>
        <w:t>Huge-mouse: It will provide some materials after it dies.</w:t>
      </w:r>
    </w:p>
    <w:p w14:paraId="70662357" w14:textId="77777777" w:rsidR="00A71A9D" w:rsidRPr="00A71A9D" w:rsidRDefault="00A71A9D">
      <w:pPr>
        <w:pStyle w:val="ListParagraph"/>
        <w:widowControl/>
        <w:spacing w:line="276" w:lineRule="auto"/>
        <w:jc w:val="left"/>
        <w:rPr>
          <w:rFonts w:ascii="Arial" w:eastAsia="Arial" w:hAnsi="Arial" w:cs="Arial"/>
          <w:kern w:val="0"/>
          <w:sz w:val="22"/>
          <w:szCs w:val="22"/>
          <w:rPrChange w:id="105" w:author="Mairead Meagher" w:date="2023-12-15T11:04:00Z">
            <w:rPr/>
          </w:rPrChange>
        </w:rPr>
        <w:pPrChange w:id="106" w:author="Mairead Meagher" w:date="2023-12-15T11:04:00Z">
          <w:pPr>
            <w:widowControl/>
            <w:spacing w:line="276" w:lineRule="auto"/>
            <w:jc w:val="left"/>
          </w:pPr>
        </w:pPrChange>
      </w:pPr>
    </w:p>
    <w:p w14:paraId="1966B379" w14:textId="77777777" w:rsidR="00EA2429" w:rsidRDefault="00000000">
      <w:pPr>
        <w:widowControl/>
        <w:jc w:val="left"/>
        <w:outlineLvl w:val="2"/>
        <w:rPr>
          <w:ins w:id="107" w:author="Mairead Meagher" w:date="2023-12-15T11:04:00Z"/>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1.6.</w:t>
      </w:r>
      <w:r>
        <w:rPr>
          <w:rFonts w:ascii="TimesNewRomanPS-BoldMT" w:eastAsia="TimesNewRomanPS-BoldMT" w:hAnsi="TimesNewRomanPS-BoldMT" w:cs="TimesNewRomanPS-BoldMT" w:hint="eastAsia"/>
          <w:b/>
          <w:bCs/>
          <w:color w:val="000000"/>
          <w:kern w:val="0"/>
          <w:sz w:val="24"/>
          <w:lang w:bidi="ar"/>
        </w:rPr>
        <w:t>3</w:t>
      </w:r>
      <w:r>
        <w:rPr>
          <w:rFonts w:ascii="TimesNewRomanPS-BoldMT" w:eastAsia="TimesNewRomanPS-BoldMT" w:hAnsi="TimesNewRomanPS-BoldMT" w:cs="TimesNewRomanPS-BoldMT"/>
          <w:b/>
          <w:bCs/>
          <w:color w:val="000000"/>
          <w:kern w:val="0"/>
          <w:sz w:val="24"/>
          <w:lang w:bidi="ar"/>
        </w:rPr>
        <w:t xml:space="preserve">. </w:t>
      </w:r>
      <w:r>
        <w:rPr>
          <w:rFonts w:ascii="TimesNewRomanPS-BoldMT" w:eastAsia="TimesNewRomanPS-BoldMT" w:hAnsi="TimesNewRomanPS-BoldMT" w:cs="TimesNewRomanPS-BoldMT" w:hint="eastAsia"/>
          <w:b/>
          <w:bCs/>
          <w:color w:val="000000"/>
          <w:kern w:val="0"/>
          <w:sz w:val="24"/>
          <w:lang w:bidi="ar"/>
        </w:rPr>
        <w:t xml:space="preserve">Description </w:t>
      </w:r>
      <w:r>
        <w:rPr>
          <w:rFonts w:ascii="TimesNewRomanPS-BoldMT" w:eastAsia="TimesNewRomanPS-BoldMT" w:hAnsi="TimesNewRomanPS-BoldMT" w:cs="TimesNewRomanPS-BoldMT"/>
          <w:b/>
          <w:bCs/>
          <w:color w:val="000000"/>
          <w:kern w:val="0"/>
          <w:sz w:val="24"/>
          <w:lang w:bidi="ar"/>
        </w:rPr>
        <w:t xml:space="preserve">of </w:t>
      </w:r>
      <w:r>
        <w:rPr>
          <w:rFonts w:ascii="TimesNewRomanPS-BoldMT" w:eastAsia="TimesNewRomanPS-BoldMT" w:hAnsi="TimesNewRomanPS-BoldMT" w:cs="TimesNewRomanPS-BoldMT" w:hint="eastAsia"/>
          <w:b/>
          <w:bCs/>
          <w:color w:val="000000"/>
          <w:kern w:val="0"/>
          <w:sz w:val="24"/>
          <w:lang w:bidi="ar"/>
        </w:rPr>
        <w:t>Player</w:t>
      </w:r>
    </w:p>
    <w:p w14:paraId="13FFEDF8" w14:textId="77777777" w:rsidR="00E403FB" w:rsidRDefault="00E403FB">
      <w:pPr>
        <w:widowControl/>
        <w:jc w:val="left"/>
        <w:outlineLvl w:val="2"/>
        <w:rPr>
          <w:rFonts w:ascii="TimesNewRomanPS-BoldMT" w:eastAsia="TimesNewRomanPS-BoldMT" w:hAnsi="TimesNewRomanPS-BoldMT" w:cs="TimesNewRomanPS-BoldMT"/>
          <w:b/>
          <w:bCs/>
          <w:color w:val="000000"/>
          <w:kern w:val="0"/>
          <w:sz w:val="24"/>
          <w:lang w:bidi="ar"/>
        </w:rPr>
      </w:pPr>
      <w:ins w:id="108" w:author="Mairead Meagher" w:date="2023-12-15T11:04:00Z">
        <w:r>
          <w:rPr>
            <w:rFonts w:ascii="TimesNewRomanPS-BoldMT" w:eastAsia="TimesNewRomanPS-BoldMT" w:hAnsi="TimesNewRomanPS-BoldMT" w:cs="TimesNewRomanPS-BoldMT"/>
            <w:b/>
            <w:bCs/>
            <w:color w:val="000000"/>
            <w:kern w:val="0"/>
            <w:sz w:val="24"/>
            <w:lang w:bidi="ar"/>
          </w:rPr>
          <w:t xml:space="preserve">Need to </w:t>
        </w:r>
        <w:proofErr w:type="gramStart"/>
        <w:r>
          <w:rPr>
            <w:rFonts w:ascii="TimesNewRomanPS-BoldMT" w:eastAsia="TimesNewRomanPS-BoldMT" w:hAnsi="TimesNewRomanPS-BoldMT" w:cs="TimesNewRomanPS-BoldMT"/>
            <w:b/>
            <w:bCs/>
            <w:color w:val="000000"/>
            <w:kern w:val="0"/>
            <w:sz w:val="24"/>
            <w:lang w:bidi="ar"/>
          </w:rPr>
          <w:t>describe  e.g.</w:t>
        </w:r>
        <w:proofErr w:type="gramEnd"/>
        <w:r>
          <w:rPr>
            <w:rFonts w:ascii="TimesNewRomanPS-BoldMT" w:eastAsia="TimesNewRomanPS-BoldMT" w:hAnsi="TimesNewRomanPS-BoldMT" w:cs="TimesNewRomanPS-BoldMT"/>
            <w:b/>
            <w:bCs/>
            <w:color w:val="000000"/>
            <w:kern w:val="0"/>
            <w:sz w:val="24"/>
            <w:lang w:bidi="ar"/>
          </w:rPr>
          <w:t xml:space="preserve"> this is the main e</w:t>
        </w:r>
      </w:ins>
      <w:ins w:id="109" w:author="Mairead Meagher" w:date="2023-12-15T11:05:00Z">
        <w:r>
          <w:rPr>
            <w:rFonts w:ascii="TimesNewRomanPS-BoldMT" w:eastAsia="TimesNewRomanPS-BoldMT" w:hAnsi="TimesNewRomanPS-BoldMT" w:cs="TimesNewRomanPS-BoldMT"/>
            <w:b/>
            <w:bCs/>
            <w:color w:val="000000"/>
            <w:kern w:val="0"/>
            <w:sz w:val="24"/>
            <w:lang w:bidi="ar"/>
          </w:rPr>
          <w:t>ntity in the game and the main point of the game is to keep the player alive</w:t>
        </w:r>
      </w:ins>
    </w:p>
    <w:p w14:paraId="5C5901BB"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Range attack, </w:t>
      </w:r>
    </w:p>
    <w:p w14:paraId="5DA45D71"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has a bag, </w:t>
      </w:r>
    </w:p>
    <w:p w14:paraId="05A19138"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medium attack power, </w:t>
      </w:r>
    </w:p>
    <w:p w14:paraId="224CCAAB"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high health, </w:t>
      </w:r>
    </w:p>
    <w:p w14:paraId="7707B3DF"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medium speed, </w:t>
      </w:r>
    </w:p>
    <w:p w14:paraId="7D8C633A"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use power increase speed in a short time,</w:t>
      </w:r>
    </w:p>
    <w:p w14:paraId="0DC79399" w14:textId="77777777" w:rsidR="00EA2429" w:rsidRDefault="00000000">
      <w:pPr>
        <w:widowControl/>
        <w:numPr>
          <w:ilvl w:val="0"/>
          <w:numId w:val="1"/>
        </w:numPr>
        <w:spacing w:line="276" w:lineRule="auto"/>
        <w:jc w:val="left"/>
        <w:rPr>
          <w:rFonts w:ascii="Arial" w:eastAsia="Arial" w:hAnsi="Arial" w:cs="Arial"/>
          <w:kern w:val="0"/>
          <w:sz w:val="22"/>
          <w:szCs w:val="22"/>
        </w:rPr>
      </w:pPr>
      <w:r>
        <w:rPr>
          <w:rFonts w:ascii="Arial" w:eastAsia="Arial" w:hAnsi="Arial" w:cs="Arial" w:hint="eastAsia"/>
          <w:kern w:val="0"/>
          <w:sz w:val="22"/>
          <w:szCs w:val="22"/>
        </w:rPr>
        <w:t>If player dies, the game will end.</w:t>
      </w:r>
    </w:p>
    <w:p w14:paraId="3C75FADF"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 xml:space="preserve">  </w:t>
      </w:r>
    </w:p>
    <w:p w14:paraId="15260FE3" w14:textId="77777777" w:rsidR="00EA2429" w:rsidRDefault="00EA2429">
      <w:pPr>
        <w:widowControl/>
        <w:jc w:val="left"/>
        <w:rPr>
          <w:rFonts w:ascii="Times New Roman" w:hAnsi="Times New Roman" w:cs="Times New Roman"/>
          <w:color w:val="000000"/>
          <w:kern w:val="0"/>
          <w:szCs w:val="21"/>
          <w:lang w:bidi="ar"/>
        </w:rPr>
      </w:pPr>
    </w:p>
    <w:p w14:paraId="703C26E4" w14:textId="77777777" w:rsidR="00EA2429" w:rsidRDefault="00000000">
      <w:pPr>
        <w:widowControl/>
        <w:jc w:val="left"/>
        <w:outlineLvl w:val="0"/>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lastRenderedPageBreak/>
        <w:t xml:space="preserve">4. Gameplay and Mechanics </w:t>
      </w:r>
    </w:p>
    <w:p w14:paraId="4EACF83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4.1. Gameplay </w:t>
      </w:r>
    </w:p>
    <w:p w14:paraId="5CBADB00"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4.1.1. Game Progression </w:t>
      </w:r>
    </w:p>
    <w:p w14:paraId="07706F5D"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14:paraId="7F6CE686"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4.1.2. challenge Structure </w:t>
      </w:r>
    </w:p>
    <w:p w14:paraId="0FD4952C"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14:paraId="696B8170"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4.1.4. Objectives  </w:t>
      </w:r>
    </w:p>
    <w:p w14:paraId="5C519854" w14:textId="77777777" w:rsidR="00EA2429" w:rsidRDefault="00000000">
      <w:pPr>
        <w:spacing w:beforeLines="100" w:before="312" w:afterLines="50" w:after="156"/>
        <w:rPr>
          <w:rFonts w:ascii="Arial" w:hAnsi="Arial" w:cs="Arial"/>
        </w:rPr>
      </w:pPr>
      <w:r>
        <w:rPr>
          <w:rFonts w:ascii="Arial" w:hAnsi="Arial" w:cs="Arial" w:hint="eastAsia"/>
        </w:rPr>
        <w:t>The player should protect themselves and the base, and aim to destroy the nests.</w:t>
      </w:r>
    </w:p>
    <w:p w14:paraId="414DA4E8"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4.1.5. Play Flow </w:t>
      </w:r>
    </w:p>
    <w:p w14:paraId="5ABC42AE"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noProof/>
          <w:color w:val="000000"/>
          <w:kern w:val="0"/>
          <w:sz w:val="24"/>
          <w:lang w:bidi="ar"/>
        </w:rPr>
        <w:drawing>
          <wp:inline distT="0" distB="0" distL="114300" distR="114300" wp14:anchorId="170DB431" wp14:editId="03C68622">
            <wp:extent cx="5751195" cy="1725295"/>
            <wp:effectExtent l="0" t="0" r="1905" b="1905"/>
            <wp:docPr id="7" name="图片 7" descr="9B7C82DC5BE6E864FB4F2E097F4FA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B7C82DC5BE6E864FB4F2E097F4FAE59"/>
                    <pic:cNvPicPr>
                      <a:picLocks noChangeAspect="1"/>
                    </pic:cNvPicPr>
                  </pic:nvPicPr>
                  <pic:blipFill>
                    <a:blip r:embed="rId9"/>
                    <a:srcRect l="11050" t="30731" r="19617" b="24204"/>
                    <a:stretch>
                      <a:fillRect/>
                    </a:stretch>
                  </pic:blipFill>
                  <pic:spPr>
                    <a:xfrm>
                      <a:off x="0" y="0"/>
                      <a:ext cx="5751195" cy="1725295"/>
                    </a:xfrm>
                    <a:prstGeom prst="rect">
                      <a:avLst/>
                    </a:prstGeom>
                  </pic:spPr>
                </pic:pic>
              </a:graphicData>
            </a:graphic>
          </wp:inline>
        </w:drawing>
      </w:r>
    </w:p>
    <w:p w14:paraId="0356E45B" w14:textId="77777777" w:rsidR="00EA2429" w:rsidRDefault="00000000">
      <w:pPr>
        <w:spacing w:beforeLines="100" w:before="312" w:afterLines="50" w:after="156"/>
        <w:rPr>
          <w:rFonts w:ascii="Arial" w:hAnsi="Arial" w:cs="Arial"/>
        </w:rPr>
      </w:pPr>
      <w:r>
        <w:rPr>
          <w:rFonts w:ascii="Arial" w:hAnsi="Arial" w:cs="Arial" w:hint="eastAsia"/>
        </w:rPr>
        <w:t>The player can use materials to make refugees into civilians. They will leverage these materials to produce more tools, transforming civilians into workers and soldiers. Workers can build more structures after the materials for these buildings are provided. The player can construct additional walls and annexes. Once the base has enough buildings, the player can produce shields to turn civilians into defenders.</w:t>
      </w:r>
    </w:p>
    <w:p w14:paraId="3783340D" w14:textId="77777777" w:rsidR="00EA2429" w:rsidRDefault="00EA2429">
      <w:pPr>
        <w:spacing w:beforeLines="100" w:before="312" w:afterLines="50" w:after="156"/>
        <w:rPr>
          <w:rFonts w:ascii="Arial" w:hAnsi="Arial" w:cs="Arial"/>
        </w:rPr>
      </w:pPr>
    </w:p>
    <w:p w14:paraId="3F70AB04" w14:textId="77777777" w:rsidR="00EA2429" w:rsidRDefault="00000000">
      <w:pPr>
        <w:spacing w:beforeLines="100" w:before="312" w:afterLines="50" w:after="156"/>
        <w:rPr>
          <w:rFonts w:ascii="Arial" w:hAnsi="Arial" w:cs="Arial"/>
        </w:rPr>
      </w:pPr>
      <w:r>
        <w:rPr>
          <w:rFonts w:ascii="Arial" w:hAnsi="Arial" w:cs="Arial" w:hint="eastAsia"/>
        </w:rPr>
        <w:t xml:space="preserve">As time progresses, enemies will attack the base, and soldiers will defend against these attacks using the walls, ultimately eliminating the enemies. After the battle ends, workers </w:t>
      </w:r>
      <w:r>
        <w:rPr>
          <w:rFonts w:ascii="Arial" w:hAnsi="Arial" w:cs="Arial" w:hint="eastAsia"/>
        </w:rPr>
        <w:lastRenderedPageBreak/>
        <w:t>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14:paraId="605D9F8E"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4.2. Mechanics</w:t>
      </w:r>
    </w:p>
    <w:p w14:paraId="02BEE208"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4.2.1. Physics – How does the physical universe work? </w:t>
      </w:r>
    </w:p>
    <w:p w14:paraId="6FF1FF68" w14:textId="77777777" w:rsidR="00EA2429" w:rsidRDefault="00000000">
      <w:pPr>
        <w:spacing w:beforeLines="100" w:before="312" w:afterLines="50" w:after="156"/>
        <w:rPr>
          <w:rFonts w:ascii="Arial" w:hAnsi="Arial" w:cs="Arial"/>
        </w:rPr>
      </w:pPr>
      <w:r>
        <w:rPr>
          <w:rFonts w:ascii="Arial" w:hAnsi="Arial" w:cs="Arial" w:hint="eastAsia"/>
        </w:rPr>
        <w:t>Since this is a 2D game, the character can only move left and right. It does not account for height differences, so bullets will not fall. However, the bullet will still disappear after reaching its range. The game map consists only of x and y planes, so all physical calculations will be two-dimensional.</w:t>
      </w:r>
    </w:p>
    <w:p w14:paraId="31E022F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4.2.2. Movement </w:t>
      </w:r>
    </w:p>
    <w:p w14:paraId="7EA9EA3D"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4.2.2.1. General Movement </w:t>
      </w:r>
    </w:p>
    <w:p w14:paraId="578C332D"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noProof/>
          <w:color w:val="000000"/>
          <w:kern w:val="0"/>
          <w:sz w:val="24"/>
          <w:lang w:bidi="ar"/>
        </w:rPr>
        <w:drawing>
          <wp:inline distT="0" distB="0" distL="114300" distR="114300" wp14:anchorId="72148105" wp14:editId="17A67F46">
            <wp:extent cx="3312160" cy="2260600"/>
            <wp:effectExtent l="0" t="0" r="2540" b="0"/>
            <wp:docPr id="8" name="图片 8"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BDF892B1E0916FA4379F850ED60303"/>
                    <pic:cNvPicPr>
                      <a:picLocks noChangeAspect="1"/>
                    </pic:cNvPicPr>
                  </pic:nvPicPr>
                  <pic:blipFill>
                    <a:blip r:embed="rId10"/>
                    <a:srcRect l="18279" r="55983" b="61932"/>
                    <a:stretch>
                      <a:fillRect/>
                    </a:stretch>
                  </pic:blipFill>
                  <pic:spPr>
                    <a:xfrm>
                      <a:off x="0" y="0"/>
                      <a:ext cx="3312160" cy="2260600"/>
                    </a:xfrm>
                    <a:prstGeom prst="rect">
                      <a:avLst/>
                    </a:prstGeom>
                  </pic:spPr>
                </pic:pic>
              </a:graphicData>
            </a:graphic>
          </wp:inline>
        </w:drawing>
      </w:r>
    </w:p>
    <w:p w14:paraId="3894197E" w14:textId="77777777" w:rsidR="00EA2429" w:rsidRDefault="00000000">
      <w:pPr>
        <w:widowControl/>
        <w:jc w:val="left"/>
        <w:outlineLvl w:val="2"/>
        <w:rPr>
          <w:ins w:id="110" w:author="Mairead Meagher" w:date="2023-12-15T11:07:00Z"/>
          <w:rFonts w:ascii="Arial" w:hAnsi="Arial" w:cs="Arial"/>
        </w:rPr>
      </w:pPr>
      <w:r>
        <w:rPr>
          <w:rFonts w:ascii="Arial" w:hAnsi="Arial" w:cs="Arial"/>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ascii="Arial" w:hAnsi="Arial" w:cs="Arial" w:hint="eastAsia"/>
        </w:rPr>
        <w:t>the player</w:t>
      </w:r>
      <w:r>
        <w:rPr>
          <w:rFonts w:ascii="Arial" w:hAnsi="Arial" w:cs="Arial"/>
        </w:rPr>
        <w:t xml:space="preserve"> stop</w:t>
      </w:r>
      <w:ins w:id="111" w:author="Mairead Meagher" w:date="2023-12-15T11:07:00Z">
        <w:r w:rsidR="00E403FB">
          <w:rPr>
            <w:rFonts w:ascii="Arial" w:hAnsi="Arial" w:cs="Arial"/>
          </w:rPr>
          <w:t>s</w:t>
        </w:r>
      </w:ins>
      <w:r>
        <w:rPr>
          <w:rFonts w:ascii="Arial" w:hAnsi="Arial" w:cs="Arial"/>
        </w:rPr>
        <w:t xml:space="preserve"> moving, </w:t>
      </w:r>
      <w:del w:id="112" w:author="Mairead Meagher" w:date="2023-12-15T11:07:00Z">
        <w:r w:rsidDel="00E403FB">
          <w:rPr>
            <w:rFonts w:ascii="Arial" w:hAnsi="Arial" w:cs="Arial"/>
          </w:rPr>
          <w:delText xml:space="preserve">your </w:delText>
        </w:r>
      </w:del>
      <w:ins w:id="113" w:author="Mairead Meagher" w:date="2023-12-15T11:07:00Z">
        <w:r w:rsidR="00E403FB">
          <w:rPr>
            <w:rFonts w:ascii="Arial" w:hAnsi="Arial" w:cs="Arial"/>
          </w:rPr>
          <w:t xml:space="preserve">their </w:t>
        </w:r>
      </w:ins>
      <w:r>
        <w:rPr>
          <w:rFonts w:ascii="Arial" w:hAnsi="Arial" w:cs="Arial"/>
        </w:rPr>
        <w:t>stamina will recover more quickly.</w:t>
      </w:r>
    </w:p>
    <w:p w14:paraId="24A2CFF1" w14:textId="77777777" w:rsidR="00E403FB" w:rsidRDefault="00E403FB">
      <w:pPr>
        <w:widowControl/>
        <w:jc w:val="left"/>
        <w:outlineLvl w:val="2"/>
        <w:rPr>
          <w:rFonts w:ascii="Arial" w:hAnsi="Arial" w:cs="Arial"/>
        </w:rPr>
      </w:pPr>
    </w:p>
    <w:p w14:paraId="151009E0"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4.2.2.2. Other Movement </w:t>
      </w:r>
    </w:p>
    <w:p w14:paraId="23578821" w14:textId="77777777" w:rsidR="00EA2429" w:rsidRDefault="00000000">
      <w:pPr>
        <w:widowControl/>
        <w:jc w:val="left"/>
        <w:outlineLvl w:val="2"/>
        <w:rPr>
          <w:rFonts w:ascii="Arial" w:hAnsi="Arial" w:cs="Arial"/>
        </w:rPr>
      </w:pPr>
      <w:r>
        <w:rPr>
          <w:rFonts w:ascii="Arial" w:hAnsi="Arial" w:cs="Arial" w:hint="eastAsia"/>
        </w:rPr>
        <w:t>Soldier/Defender: They will stand after</w:t>
      </w:r>
      <w:ins w:id="114" w:author="Mairead Meagher" w:date="2023-12-15T11:07:00Z">
        <w:r w:rsidR="00E403FB">
          <w:rPr>
            <w:rFonts w:ascii="Arial" w:hAnsi="Arial" w:cs="Arial"/>
          </w:rPr>
          <w:t xml:space="preserve"> behind/on front?</w:t>
        </w:r>
      </w:ins>
      <w:r>
        <w:rPr>
          <w:rFonts w:ascii="Arial" w:hAnsi="Arial" w:cs="Arial" w:hint="eastAsia"/>
        </w:rPr>
        <w:t xml:space="preserve"> the wall. If the player buy</w:t>
      </w:r>
      <w:ins w:id="115" w:author="Mairead Meagher" w:date="2023-12-15T11:07:00Z">
        <w:r w:rsidR="00E403FB">
          <w:rPr>
            <w:rFonts w:ascii="Arial" w:hAnsi="Arial" w:cs="Arial"/>
          </w:rPr>
          <w:t>s</w:t>
        </w:r>
      </w:ins>
      <w:r>
        <w:rPr>
          <w:rFonts w:ascii="Arial" w:hAnsi="Arial" w:cs="Arial" w:hint="eastAsia"/>
        </w:rPr>
        <w:t xml:space="preserve"> some materials, they will move with the player.</w:t>
      </w:r>
    </w:p>
    <w:p w14:paraId="700E24D7" w14:textId="77777777" w:rsidR="00EA2429" w:rsidRPr="00E403FB" w:rsidRDefault="00000000">
      <w:pPr>
        <w:pStyle w:val="ListParagraph"/>
        <w:widowControl/>
        <w:numPr>
          <w:ilvl w:val="0"/>
          <w:numId w:val="5"/>
        </w:numPr>
        <w:jc w:val="left"/>
        <w:outlineLvl w:val="2"/>
        <w:rPr>
          <w:rFonts w:ascii="Arial" w:hAnsi="Arial" w:cs="Arial"/>
          <w:rPrChange w:id="116" w:author="Mairead Meagher" w:date="2023-12-15T11:07:00Z">
            <w:rPr/>
          </w:rPrChange>
        </w:rPr>
        <w:pPrChange w:id="117" w:author="Mairead Meagher" w:date="2023-12-15T11:07:00Z">
          <w:pPr>
            <w:widowControl/>
            <w:jc w:val="left"/>
            <w:outlineLvl w:val="2"/>
          </w:pPr>
        </w:pPrChange>
      </w:pPr>
      <w:r w:rsidRPr="00E403FB">
        <w:rPr>
          <w:rFonts w:ascii="Arial" w:hAnsi="Arial" w:cs="Arial"/>
          <w:rPrChange w:id="118" w:author="Mairead Meagher" w:date="2023-12-15T11:07:00Z">
            <w:rPr/>
          </w:rPrChange>
        </w:rPr>
        <w:t>Worker: They will move to any places that need them.</w:t>
      </w:r>
    </w:p>
    <w:p w14:paraId="69A8378D" w14:textId="77777777" w:rsidR="00EA2429" w:rsidRPr="00E403FB" w:rsidRDefault="00000000">
      <w:pPr>
        <w:pStyle w:val="ListParagraph"/>
        <w:widowControl/>
        <w:numPr>
          <w:ilvl w:val="0"/>
          <w:numId w:val="5"/>
        </w:numPr>
        <w:jc w:val="left"/>
        <w:outlineLvl w:val="2"/>
        <w:rPr>
          <w:rFonts w:ascii="Arial" w:hAnsi="Arial" w:cs="Arial"/>
          <w:rPrChange w:id="119" w:author="Mairead Meagher" w:date="2023-12-15T11:07:00Z">
            <w:rPr/>
          </w:rPrChange>
        </w:rPr>
        <w:pPrChange w:id="120" w:author="Mairead Meagher" w:date="2023-12-15T11:07:00Z">
          <w:pPr>
            <w:widowControl/>
            <w:jc w:val="left"/>
            <w:outlineLvl w:val="2"/>
          </w:pPr>
        </w:pPrChange>
      </w:pPr>
      <w:r w:rsidRPr="00E403FB">
        <w:rPr>
          <w:rFonts w:ascii="Arial" w:hAnsi="Arial" w:cs="Arial"/>
          <w:rPrChange w:id="121" w:author="Mairead Meagher" w:date="2023-12-15T11:07:00Z">
            <w:rPr/>
          </w:rPrChange>
        </w:rPr>
        <w:t xml:space="preserve">Civilian: They try to move the places that exist tools. </w:t>
      </w:r>
    </w:p>
    <w:p w14:paraId="75680857" w14:textId="77777777" w:rsidR="00EA2429" w:rsidRPr="00E403FB" w:rsidRDefault="00000000">
      <w:pPr>
        <w:pStyle w:val="ListParagraph"/>
        <w:widowControl/>
        <w:numPr>
          <w:ilvl w:val="0"/>
          <w:numId w:val="5"/>
        </w:numPr>
        <w:jc w:val="left"/>
        <w:outlineLvl w:val="2"/>
        <w:rPr>
          <w:rFonts w:ascii="Arial" w:hAnsi="Arial" w:cs="Arial"/>
          <w:rPrChange w:id="122" w:author="Mairead Meagher" w:date="2023-12-15T11:07:00Z">
            <w:rPr/>
          </w:rPrChange>
        </w:rPr>
        <w:pPrChange w:id="123" w:author="Mairead Meagher" w:date="2023-12-15T11:07:00Z">
          <w:pPr>
            <w:widowControl/>
            <w:jc w:val="left"/>
            <w:outlineLvl w:val="2"/>
          </w:pPr>
        </w:pPrChange>
      </w:pPr>
      <w:r w:rsidRPr="00E403FB">
        <w:rPr>
          <w:rFonts w:ascii="Arial" w:hAnsi="Arial" w:cs="Arial"/>
          <w:rPrChange w:id="124" w:author="Mairead Meagher" w:date="2023-12-15T11:07:00Z">
            <w:rPr/>
          </w:rPrChange>
        </w:rPr>
        <w:t>Refugee: They randomly move in a fixed area.</w:t>
      </w:r>
    </w:p>
    <w:p w14:paraId="3314F5EE" w14:textId="77777777" w:rsidR="00EA2429" w:rsidRPr="00E403FB" w:rsidRDefault="00000000">
      <w:pPr>
        <w:pStyle w:val="ListParagraph"/>
        <w:widowControl/>
        <w:numPr>
          <w:ilvl w:val="0"/>
          <w:numId w:val="5"/>
        </w:numPr>
        <w:jc w:val="left"/>
        <w:outlineLvl w:val="2"/>
        <w:rPr>
          <w:rFonts w:ascii="Arial" w:hAnsi="Arial" w:cs="Arial"/>
          <w:rPrChange w:id="125" w:author="Mairead Meagher" w:date="2023-12-15T11:07:00Z">
            <w:rPr/>
          </w:rPrChange>
        </w:rPr>
        <w:pPrChange w:id="126" w:author="Mairead Meagher" w:date="2023-12-15T11:07:00Z">
          <w:pPr>
            <w:widowControl/>
            <w:jc w:val="left"/>
            <w:outlineLvl w:val="2"/>
          </w:pPr>
        </w:pPrChange>
      </w:pPr>
      <w:r w:rsidRPr="00E403FB">
        <w:rPr>
          <w:rFonts w:ascii="Arial" w:hAnsi="Arial" w:cs="Arial"/>
          <w:rPrChange w:id="127" w:author="Mairead Meagher" w:date="2023-12-15T11:07:00Z">
            <w:rPr/>
          </w:rPrChange>
        </w:rPr>
        <w:t>Enemies: They attack any buildings.</w:t>
      </w:r>
    </w:p>
    <w:p w14:paraId="462B7CE8"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4.2.3. Objects </w:t>
      </w:r>
    </w:p>
    <w:p w14:paraId="0D63BB22"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4.2.3.1. Picking Up Objects </w:t>
      </w:r>
    </w:p>
    <w:p w14:paraId="460EBB94" w14:textId="77777777" w:rsidR="00EA2429" w:rsidRDefault="00000000">
      <w:pPr>
        <w:widowControl/>
        <w:jc w:val="left"/>
        <w:outlineLvl w:val="2"/>
        <w:rPr>
          <w:rFonts w:ascii="Arial" w:hAnsi="Arial" w:cs="Arial"/>
        </w:rPr>
      </w:pPr>
      <w:r>
        <w:rPr>
          <w:rFonts w:ascii="Arial" w:hAnsi="Arial" w:cs="Arial" w:hint="eastAsia"/>
        </w:rPr>
        <w:lastRenderedPageBreak/>
        <w:t>Sometimes enemies will drop some materials, players need to get close to them to get them.</w:t>
      </w:r>
    </w:p>
    <w:p w14:paraId="3E3EE76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4.2.4. Actions </w:t>
      </w:r>
    </w:p>
    <w:p w14:paraId="0E3FE43D"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4.2.4.1. Switches and Buttons </w:t>
      </w:r>
    </w:p>
    <w:p w14:paraId="4423A3C5" w14:textId="77777777" w:rsidR="00EA2429" w:rsidRDefault="00000000">
      <w:pPr>
        <w:widowControl/>
        <w:jc w:val="left"/>
        <w:outlineLvl w:val="2"/>
        <w:rPr>
          <w:rFonts w:ascii="Arial" w:hAnsi="Arial" w:cs="Arial"/>
        </w:rPr>
      </w:pPr>
      <w:r>
        <w:rPr>
          <w:rFonts w:ascii="Arial" w:hAnsi="Arial" w:cs="Arial" w:hint="eastAsia"/>
        </w:rPr>
        <w:t>When the game is paused, the player can change the game</w:t>
      </w:r>
      <w:r>
        <w:rPr>
          <w:rFonts w:ascii="Arial" w:hAnsi="Arial" w:cs="Arial"/>
        </w:rPr>
        <w:t>’</w:t>
      </w:r>
      <w:r>
        <w:rPr>
          <w:rFonts w:ascii="Arial" w:hAnsi="Arial" w:cs="Arial" w:hint="eastAsia"/>
        </w:rPr>
        <w:t xml:space="preserve">s settings and save </w:t>
      </w:r>
      <w:ins w:id="128" w:author="Mairead Meagher" w:date="2023-12-15T11:07:00Z">
        <w:r w:rsidR="00E403FB">
          <w:rPr>
            <w:rFonts w:ascii="Arial" w:hAnsi="Arial" w:cs="Arial"/>
          </w:rPr>
          <w:t xml:space="preserve">the </w:t>
        </w:r>
      </w:ins>
      <w:r>
        <w:rPr>
          <w:rFonts w:ascii="Arial" w:hAnsi="Arial" w:cs="Arial" w:hint="eastAsia"/>
        </w:rPr>
        <w:t>game.</w:t>
      </w:r>
    </w:p>
    <w:p w14:paraId="264E8B78"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4.2.4.2. Aiming and Shooting</w:t>
      </w:r>
    </w:p>
    <w:p w14:paraId="2E493856"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 </w:t>
      </w:r>
      <w:r>
        <w:rPr>
          <w:rFonts w:ascii="TimesNewRomanPS-BoldMT" w:eastAsia="TimesNewRomanPS-BoldMT" w:hAnsi="TimesNewRomanPS-BoldMT" w:cs="TimesNewRomanPS-BoldMT"/>
          <w:b/>
          <w:bCs/>
          <w:noProof/>
          <w:color w:val="000000"/>
          <w:kern w:val="0"/>
          <w:sz w:val="24"/>
          <w:lang w:bidi="ar"/>
        </w:rPr>
        <w:drawing>
          <wp:inline distT="0" distB="0" distL="114300" distR="114300" wp14:anchorId="696D6DFA" wp14:editId="26210FF3">
            <wp:extent cx="3272790" cy="1962150"/>
            <wp:effectExtent l="0" t="0" r="3810" b="6350"/>
            <wp:docPr id="9" name="图片 9"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BDF892B1E0916FA4379F850ED60303"/>
                    <pic:cNvPicPr>
                      <a:picLocks noChangeAspect="1"/>
                    </pic:cNvPicPr>
                  </pic:nvPicPr>
                  <pic:blipFill>
                    <a:blip r:embed="rId10"/>
                    <a:srcRect l="48512" t="9295" r="24774" b="56005"/>
                    <a:stretch>
                      <a:fillRect/>
                    </a:stretch>
                  </pic:blipFill>
                  <pic:spPr>
                    <a:xfrm>
                      <a:off x="0" y="0"/>
                      <a:ext cx="3272790" cy="1962150"/>
                    </a:xfrm>
                    <a:prstGeom prst="rect">
                      <a:avLst/>
                    </a:prstGeom>
                  </pic:spPr>
                </pic:pic>
              </a:graphicData>
            </a:graphic>
          </wp:inline>
        </w:drawing>
      </w:r>
    </w:p>
    <w:p w14:paraId="4A03087E" w14:textId="77777777" w:rsidR="00EA2429" w:rsidRDefault="00000000">
      <w:pPr>
        <w:widowControl/>
        <w:jc w:val="left"/>
        <w:outlineLvl w:val="2"/>
        <w:rPr>
          <w:rFonts w:ascii="Arial" w:hAnsi="Arial" w:cs="Arial"/>
        </w:rPr>
      </w:pPr>
      <w:r>
        <w:rPr>
          <w:rFonts w:ascii="Arial" w:hAnsi="Arial" w:cs="Arial" w:hint="eastAsia"/>
        </w:rPr>
        <w:t>The player do</w:t>
      </w:r>
      <w:ins w:id="129" w:author="Mairead Meagher" w:date="2023-12-15T11:08:00Z">
        <w:r w:rsidR="00E403FB">
          <w:rPr>
            <w:rFonts w:ascii="Arial" w:hAnsi="Arial" w:cs="Arial"/>
          </w:rPr>
          <w:t>es</w:t>
        </w:r>
      </w:ins>
      <w:r>
        <w:rPr>
          <w:rFonts w:ascii="Arial" w:hAnsi="Arial" w:cs="Arial" w:hint="eastAsia"/>
        </w:rPr>
        <w:t xml:space="preserve"> not need aim to shoot. Bullets will be shot in the direction facing the player.</w:t>
      </w:r>
      <w:ins w:id="130" w:author="Mairead Meagher" w:date="2023-12-15T11:08:00Z">
        <w:r w:rsidR="00E403FB">
          <w:rPr>
            <w:rFonts w:ascii="Arial" w:hAnsi="Arial" w:cs="Arial"/>
          </w:rPr>
          <w:t xml:space="preserve"> </w:t>
        </w:r>
      </w:ins>
      <w:r>
        <w:rPr>
          <w:rFonts w:ascii="Arial" w:hAnsi="Arial" w:cs="Arial" w:hint="eastAsia"/>
        </w:rPr>
        <w:t>The Normal Attack is auto aim.</w:t>
      </w:r>
    </w:p>
    <w:p w14:paraId="7169AE06" w14:textId="77777777" w:rsidR="00EA2429" w:rsidRDefault="00000000">
      <w:pPr>
        <w:widowControl/>
        <w:jc w:val="left"/>
        <w:outlineLvl w:val="2"/>
        <w:rPr>
          <w:rFonts w:ascii="Arial" w:hAnsi="Arial" w:cs="Arial"/>
        </w:rPr>
      </w:pPr>
      <w:r>
        <w:rPr>
          <w:rFonts w:ascii="Arial" w:hAnsi="Arial" w:cs="Arial" w:hint="eastAsia"/>
          <w:noProof/>
        </w:rPr>
        <w:drawing>
          <wp:inline distT="0" distB="0" distL="114300" distR="114300" wp14:anchorId="5D6DA7FB" wp14:editId="52D225B1">
            <wp:extent cx="3746500" cy="2656205"/>
            <wp:effectExtent l="0" t="0" r="0" b="10795"/>
            <wp:docPr id="12" name="图片 12" descr="C746766973A49EBD56368C4611D75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46766973A49EBD56368C4611D75C4B"/>
                    <pic:cNvPicPr>
                      <a:picLocks noChangeAspect="1"/>
                    </pic:cNvPicPr>
                  </pic:nvPicPr>
                  <pic:blipFill>
                    <a:blip r:embed="rId11"/>
                    <a:srcRect l="23967" t="21070" r="24654"/>
                    <a:stretch>
                      <a:fillRect/>
                    </a:stretch>
                  </pic:blipFill>
                  <pic:spPr>
                    <a:xfrm>
                      <a:off x="0" y="0"/>
                      <a:ext cx="3746500" cy="2656205"/>
                    </a:xfrm>
                    <a:prstGeom prst="rect">
                      <a:avLst/>
                    </a:prstGeom>
                  </pic:spPr>
                </pic:pic>
              </a:graphicData>
            </a:graphic>
          </wp:inline>
        </w:drawing>
      </w:r>
    </w:p>
    <w:p w14:paraId="7E461DBA" w14:textId="77777777" w:rsidR="00EA2429" w:rsidRDefault="00000000">
      <w:pPr>
        <w:widowControl/>
        <w:jc w:val="left"/>
        <w:outlineLvl w:val="2"/>
        <w:rPr>
          <w:rFonts w:ascii="Arial" w:hAnsi="Arial" w:cs="Arial"/>
        </w:rPr>
      </w:pPr>
      <w:r>
        <w:rPr>
          <w:rFonts w:ascii="Arial" w:hAnsi="Arial" w:cs="Arial"/>
        </w:rPr>
        <w:t>Remote attacks prioritize targeting enemies above.</w:t>
      </w:r>
    </w:p>
    <w:p w14:paraId="62EF6B0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4.2.5. Combat – If there is combat or even conflict, how is this</w:t>
      </w:r>
      <w:r>
        <w:rPr>
          <w:rFonts w:ascii="TimesNewRomanPS-BoldMT" w:eastAsia="TimesNewRomanPS-BoldMT" w:hAnsi="TimesNewRomanPS-BoldMT" w:cs="TimesNewRomanPS-BoldMT" w:hint="eastAsia"/>
          <w:b/>
          <w:bCs/>
          <w:color w:val="000000"/>
          <w:kern w:val="0"/>
          <w:sz w:val="24"/>
          <w:lang w:bidi="ar"/>
        </w:rPr>
        <w:t xml:space="preserve"> </w:t>
      </w:r>
      <w:r>
        <w:rPr>
          <w:rFonts w:ascii="TimesNewRomanPS-BoldMT" w:eastAsia="TimesNewRomanPS-BoldMT" w:hAnsi="TimesNewRomanPS-BoldMT" w:cs="TimesNewRomanPS-BoldMT"/>
          <w:b/>
          <w:bCs/>
          <w:color w:val="000000"/>
          <w:kern w:val="0"/>
          <w:sz w:val="24"/>
          <w:lang w:bidi="ar"/>
        </w:rPr>
        <w:t xml:space="preserve">specifically modelled? </w:t>
      </w:r>
    </w:p>
    <w:p w14:paraId="15E981CD" w14:textId="77777777" w:rsidR="00EA2429" w:rsidRDefault="00EA2429">
      <w:pPr>
        <w:widowControl/>
        <w:jc w:val="left"/>
        <w:outlineLvl w:val="2"/>
        <w:rPr>
          <w:rFonts w:ascii="TimesNewRomanPS-BoldMT" w:eastAsia="TimesNewRomanPS-BoldMT" w:hAnsi="TimesNewRomanPS-BoldMT" w:cs="TimesNewRomanPS-BoldMT"/>
          <w:b/>
          <w:bCs/>
          <w:color w:val="000000"/>
          <w:kern w:val="0"/>
          <w:sz w:val="24"/>
          <w:lang w:bidi="ar"/>
        </w:rPr>
      </w:pPr>
    </w:p>
    <w:p w14:paraId="3A2546ED" w14:textId="77777777" w:rsidR="00EA2429" w:rsidRDefault="00EA2429">
      <w:pPr>
        <w:widowControl/>
        <w:jc w:val="left"/>
        <w:outlineLvl w:val="2"/>
        <w:rPr>
          <w:rFonts w:ascii="TimesNewRomanPS-BoldMT" w:eastAsia="TimesNewRomanPS-BoldMT" w:hAnsi="TimesNewRomanPS-BoldMT" w:cs="TimesNewRomanPS-BoldMT"/>
          <w:b/>
          <w:bCs/>
          <w:color w:val="000000"/>
          <w:kern w:val="0"/>
          <w:sz w:val="24"/>
          <w:lang w:bidi="ar"/>
        </w:rPr>
      </w:pPr>
    </w:p>
    <w:p w14:paraId="431EC771" w14:textId="77777777" w:rsidR="00EA2429" w:rsidRDefault="00EA2429">
      <w:pPr>
        <w:widowControl/>
        <w:jc w:val="left"/>
        <w:outlineLvl w:val="2"/>
        <w:rPr>
          <w:rFonts w:ascii="TimesNewRomanPS-BoldMT" w:eastAsia="TimesNewRomanPS-BoldMT" w:hAnsi="TimesNewRomanPS-BoldMT" w:cs="TimesNewRomanPS-BoldMT"/>
          <w:b/>
          <w:bCs/>
          <w:color w:val="000000"/>
          <w:kern w:val="0"/>
          <w:sz w:val="24"/>
          <w:lang w:bidi="ar"/>
        </w:rPr>
      </w:pPr>
    </w:p>
    <w:p w14:paraId="0ED60F9F"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noProof/>
          <w:color w:val="000000"/>
          <w:kern w:val="0"/>
          <w:sz w:val="24"/>
          <w:lang w:bidi="ar"/>
        </w:rPr>
        <w:lastRenderedPageBreak/>
        <w:drawing>
          <wp:inline distT="0" distB="0" distL="114300" distR="114300" wp14:anchorId="62FCEB83" wp14:editId="1BE3F63B">
            <wp:extent cx="3302000" cy="2653030"/>
            <wp:effectExtent l="0" t="0" r="0" b="1270"/>
            <wp:docPr id="10" name="图片 10"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BBDF892B1E0916FA4379F850ED60303"/>
                    <pic:cNvPicPr>
                      <a:picLocks noChangeAspect="1"/>
                    </pic:cNvPicPr>
                  </pic:nvPicPr>
                  <pic:blipFill>
                    <a:blip r:embed="rId10"/>
                    <a:srcRect l="10387" t="42794" r="56754"/>
                    <a:stretch>
                      <a:fillRect/>
                    </a:stretch>
                  </pic:blipFill>
                  <pic:spPr>
                    <a:xfrm>
                      <a:off x="0" y="0"/>
                      <a:ext cx="3302000" cy="2653030"/>
                    </a:xfrm>
                    <a:prstGeom prst="rect">
                      <a:avLst/>
                    </a:prstGeom>
                  </pic:spPr>
                </pic:pic>
              </a:graphicData>
            </a:graphic>
          </wp:inline>
        </w:drawing>
      </w:r>
    </w:p>
    <w:p w14:paraId="45220ADF"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noProof/>
          <w:color w:val="000000"/>
          <w:kern w:val="0"/>
          <w:sz w:val="24"/>
          <w:lang w:bidi="ar"/>
        </w:rPr>
        <w:drawing>
          <wp:inline distT="0" distB="0" distL="114300" distR="114300" wp14:anchorId="1369EFA8" wp14:editId="621BB8AD">
            <wp:extent cx="3272790" cy="2428875"/>
            <wp:effectExtent l="0" t="0" r="3810" b="9525"/>
            <wp:docPr id="11" name="图片 11"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BDF892B1E0916FA4379F850ED60303"/>
                    <pic:cNvPicPr>
                      <a:picLocks noChangeAspect="1"/>
                    </pic:cNvPicPr>
                  </pic:nvPicPr>
                  <pic:blipFill>
                    <a:blip r:embed="rId10"/>
                    <a:srcRect l="48295" t="48747" r="19834"/>
                    <a:stretch>
                      <a:fillRect/>
                    </a:stretch>
                  </pic:blipFill>
                  <pic:spPr>
                    <a:xfrm>
                      <a:off x="0" y="0"/>
                      <a:ext cx="3272790" cy="2428875"/>
                    </a:xfrm>
                    <a:prstGeom prst="rect">
                      <a:avLst/>
                    </a:prstGeom>
                  </pic:spPr>
                </pic:pic>
              </a:graphicData>
            </a:graphic>
          </wp:inline>
        </w:drawing>
      </w:r>
    </w:p>
    <w:p w14:paraId="4607EB1F" w14:textId="77777777" w:rsidR="00EA2429" w:rsidRDefault="00000000">
      <w:pPr>
        <w:widowControl/>
        <w:jc w:val="left"/>
        <w:outlineLvl w:val="2"/>
        <w:rPr>
          <w:rFonts w:ascii="Arial" w:hAnsi="Arial" w:cs="Arial"/>
        </w:rPr>
      </w:pPr>
      <w:r w:rsidRPr="00E403FB">
        <w:rPr>
          <w:rFonts w:ascii="Arial" w:hAnsi="Arial" w:cs="Arial"/>
          <w:b/>
          <w:bCs/>
          <w:rPrChange w:id="131" w:author="Mairead Meagher" w:date="2023-12-15T11:08:00Z">
            <w:rPr>
              <w:rFonts w:ascii="Arial" w:hAnsi="Arial" w:cs="Arial"/>
            </w:rPr>
          </w:rPrChange>
        </w:rPr>
        <w:t>Bullet</w:t>
      </w:r>
      <w:r>
        <w:rPr>
          <w:rFonts w:ascii="Arial" w:hAnsi="Arial" w:cs="Arial"/>
        </w:rPr>
        <w:t>:</w:t>
      </w:r>
    </w:p>
    <w:p w14:paraId="38D3E37F" w14:textId="77777777" w:rsidR="00EA2429" w:rsidRDefault="00000000">
      <w:pPr>
        <w:widowControl/>
        <w:jc w:val="left"/>
        <w:outlineLvl w:val="2"/>
        <w:rPr>
          <w:rFonts w:ascii="Arial" w:hAnsi="Arial" w:cs="Arial"/>
        </w:rPr>
      </w:pPr>
      <w:r>
        <w:rPr>
          <w:rFonts w:ascii="Arial" w:hAnsi="Arial" w:cs="Arial"/>
        </w:rPr>
        <w:t>Players and some enemies can shoot, usually the enemy's bullets are green and the player's bullets are orange. This allows players to distinguish which bullets belong to themselves and which belong to enemies.</w:t>
      </w:r>
      <w:ins w:id="132" w:author="Mairead Meagher" w:date="2023-12-15T11:08:00Z">
        <w:r w:rsidR="00E403FB">
          <w:rPr>
            <w:rFonts w:ascii="Arial" w:hAnsi="Arial" w:cs="Arial"/>
          </w:rPr>
          <w:t xml:space="preserve"> </w:t>
        </w:r>
      </w:ins>
      <w:r>
        <w:rPr>
          <w:rFonts w:ascii="Arial" w:hAnsi="Arial" w:cs="Arial"/>
        </w:rPr>
        <w:t>Our bullets can p</w:t>
      </w:r>
      <w:r>
        <w:rPr>
          <w:rFonts w:ascii="Arial" w:hAnsi="Arial" w:cs="Arial" w:hint="eastAsia"/>
        </w:rPr>
        <w:t>ass</w:t>
      </w:r>
      <w:r>
        <w:rPr>
          <w:rFonts w:ascii="Arial" w:hAnsi="Arial" w:cs="Arial"/>
        </w:rPr>
        <w:t xml:space="preserve"> walls and shields to attack enemies.</w:t>
      </w:r>
    </w:p>
    <w:p w14:paraId="33CB53CF" w14:textId="77777777" w:rsidR="00EA2429" w:rsidRDefault="00EA2429">
      <w:pPr>
        <w:widowControl/>
        <w:jc w:val="left"/>
        <w:outlineLvl w:val="2"/>
        <w:rPr>
          <w:rFonts w:ascii="Arial" w:hAnsi="Arial" w:cs="Arial"/>
        </w:rPr>
      </w:pPr>
    </w:p>
    <w:p w14:paraId="1A5AE96B" w14:textId="77777777" w:rsidR="00EA2429" w:rsidRDefault="00000000">
      <w:pPr>
        <w:widowControl/>
        <w:jc w:val="left"/>
        <w:outlineLvl w:val="2"/>
        <w:rPr>
          <w:rFonts w:ascii="Arial" w:hAnsi="Arial" w:cs="Arial"/>
        </w:rPr>
      </w:pPr>
      <w:r w:rsidRPr="00E403FB">
        <w:rPr>
          <w:rFonts w:ascii="Arial" w:hAnsi="Arial" w:cs="Arial"/>
          <w:b/>
          <w:bCs/>
          <w:rPrChange w:id="133" w:author="Mairead Meagher" w:date="2023-12-15T11:08:00Z">
            <w:rPr>
              <w:rFonts w:ascii="Arial" w:hAnsi="Arial" w:cs="Arial"/>
            </w:rPr>
          </w:rPrChange>
        </w:rPr>
        <w:t>Barrier</w:t>
      </w:r>
      <w:r>
        <w:rPr>
          <w:rFonts w:ascii="Arial" w:hAnsi="Arial" w:cs="Arial"/>
        </w:rPr>
        <w:t xml:space="preserve">: </w:t>
      </w:r>
    </w:p>
    <w:p w14:paraId="2CB970B5" w14:textId="77777777" w:rsidR="00EA2429" w:rsidRDefault="00000000">
      <w:pPr>
        <w:widowControl/>
        <w:jc w:val="left"/>
        <w:outlineLvl w:val="2"/>
        <w:rPr>
          <w:rFonts w:ascii="Arial" w:hAnsi="Arial" w:cs="Arial"/>
        </w:rPr>
      </w:pPr>
      <w:r>
        <w:rPr>
          <w:rFonts w:ascii="Arial" w:hAnsi="Arial" w:cs="Arial"/>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p>
    <w:p w14:paraId="6125AA7E" w14:textId="77777777" w:rsidR="00EA2429" w:rsidRDefault="00EA2429">
      <w:pPr>
        <w:widowControl/>
        <w:jc w:val="left"/>
        <w:outlineLvl w:val="2"/>
        <w:rPr>
          <w:rFonts w:ascii="Arial" w:hAnsi="Arial" w:cs="Arial"/>
        </w:rPr>
      </w:pPr>
    </w:p>
    <w:p w14:paraId="7D0A7C56" w14:textId="77777777" w:rsidR="00EA2429" w:rsidRDefault="00000000">
      <w:pPr>
        <w:widowControl/>
        <w:jc w:val="left"/>
        <w:outlineLvl w:val="2"/>
        <w:rPr>
          <w:rFonts w:ascii="Arial" w:hAnsi="Arial" w:cs="Arial"/>
        </w:rPr>
      </w:pPr>
      <w:r w:rsidRPr="00E403FB">
        <w:rPr>
          <w:rFonts w:ascii="Arial" w:hAnsi="Arial" w:cs="Arial"/>
          <w:b/>
          <w:bCs/>
          <w:rPrChange w:id="134" w:author="Mairead Meagher" w:date="2023-12-15T11:08:00Z">
            <w:rPr>
              <w:rFonts w:ascii="Arial" w:hAnsi="Arial" w:cs="Arial"/>
            </w:rPr>
          </w:rPrChange>
        </w:rPr>
        <w:t>Enemy</w:t>
      </w:r>
      <w:r>
        <w:rPr>
          <w:rFonts w:ascii="Arial" w:hAnsi="Arial" w:cs="Arial" w:hint="eastAsia"/>
        </w:rPr>
        <w:t>:</w:t>
      </w:r>
    </w:p>
    <w:p w14:paraId="1650E3E9"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t>Crawler:</w:t>
      </w:r>
      <w:ins w:id="135" w:author="Mairead Meagher" w:date="2023-12-15T11:08:00Z">
        <w:r w:rsidR="00E403FB">
          <w:rPr>
            <w:rFonts w:ascii="Arial" w:eastAsia="Arial" w:hAnsi="Arial" w:cs="Arial"/>
            <w:kern w:val="0"/>
            <w:sz w:val="22"/>
            <w:szCs w:val="22"/>
          </w:rPr>
          <w:t xml:space="preserve"> </w:t>
        </w:r>
      </w:ins>
      <w:r>
        <w:rPr>
          <w:rFonts w:ascii="Arial" w:eastAsia="Arial" w:hAnsi="Arial" w:cs="Arial" w:hint="eastAsia"/>
          <w:kern w:val="0"/>
          <w:sz w:val="22"/>
          <w:szCs w:val="22"/>
        </w:rPr>
        <w:t xml:space="preserve">The enemy will attack from above. This allows their attacks to ignore the wall. </w:t>
      </w:r>
      <w:del w:id="136" w:author="Mairead Meagher" w:date="2023-12-15T11:08:00Z">
        <w:r w:rsidDel="00E403FB">
          <w:rPr>
            <w:rFonts w:ascii="Arial" w:eastAsia="Arial" w:hAnsi="Arial" w:cs="Arial" w:hint="eastAsia"/>
            <w:kern w:val="0"/>
            <w:sz w:val="22"/>
            <w:szCs w:val="22"/>
          </w:rPr>
          <w:tab/>
        </w:r>
      </w:del>
      <w:r>
        <w:rPr>
          <w:rFonts w:ascii="Arial" w:eastAsia="Arial" w:hAnsi="Arial" w:cs="Arial" w:hint="eastAsia"/>
          <w:kern w:val="0"/>
          <w:sz w:val="22"/>
          <w:szCs w:val="22"/>
        </w:rPr>
        <w:t>But shields can still block their attacks. Only long-range attacks can harm them.</w:t>
      </w:r>
    </w:p>
    <w:p w14:paraId="38440E14" w14:textId="77777777" w:rsidR="00E403FB" w:rsidRDefault="00000000">
      <w:pPr>
        <w:widowControl/>
        <w:spacing w:line="276" w:lineRule="auto"/>
        <w:jc w:val="left"/>
        <w:rPr>
          <w:ins w:id="137" w:author="Mairead Meagher" w:date="2023-12-15T11:08:00Z"/>
          <w:rFonts w:ascii="Arial" w:eastAsia="Arial" w:hAnsi="Arial" w:cs="Arial"/>
          <w:kern w:val="0"/>
          <w:sz w:val="22"/>
          <w:szCs w:val="22"/>
        </w:rPr>
      </w:pPr>
      <w:r w:rsidRPr="00E403FB">
        <w:rPr>
          <w:rFonts w:ascii="Arial" w:eastAsia="Arial" w:hAnsi="Arial" w:cs="Arial"/>
          <w:b/>
          <w:bCs/>
          <w:kern w:val="0"/>
          <w:sz w:val="22"/>
          <w:szCs w:val="22"/>
          <w:rPrChange w:id="138" w:author="Mairead Meagher" w:date="2023-12-15T11:08:00Z">
            <w:rPr>
              <w:rFonts w:ascii="Arial" w:eastAsia="Arial" w:hAnsi="Arial" w:cs="Arial"/>
              <w:kern w:val="0"/>
              <w:sz w:val="22"/>
              <w:szCs w:val="22"/>
            </w:rPr>
          </w:rPrChange>
        </w:rPr>
        <w:t>Attacker</w:t>
      </w:r>
      <w:r>
        <w:rPr>
          <w:rFonts w:ascii="Arial" w:eastAsia="Arial" w:hAnsi="Arial" w:cs="Arial" w:hint="eastAsia"/>
          <w:kern w:val="0"/>
          <w:sz w:val="22"/>
          <w:szCs w:val="22"/>
        </w:rPr>
        <w:t xml:space="preserve">: </w:t>
      </w:r>
    </w:p>
    <w:p w14:paraId="25DCE418" w14:textId="77777777" w:rsidR="00EA2429" w:rsidRDefault="00000000">
      <w:pPr>
        <w:widowControl/>
        <w:spacing w:line="276" w:lineRule="auto"/>
        <w:jc w:val="left"/>
        <w:rPr>
          <w:rFonts w:ascii="Arial" w:eastAsia="Arial" w:hAnsi="Arial" w:cs="Arial"/>
          <w:kern w:val="0"/>
          <w:sz w:val="22"/>
          <w:szCs w:val="22"/>
        </w:rPr>
      </w:pPr>
      <w:r>
        <w:rPr>
          <w:rFonts w:ascii="Arial" w:eastAsia="Arial" w:hAnsi="Arial" w:cs="Arial" w:hint="eastAsia"/>
          <w:kern w:val="0"/>
          <w:sz w:val="22"/>
          <w:szCs w:val="22"/>
        </w:rPr>
        <w:lastRenderedPageBreak/>
        <w:t>The enemy will approach and attack.</w:t>
      </w:r>
    </w:p>
    <w:p w14:paraId="2627237E" w14:textId="77777777" w:rsidR="00EA2429" w:rsidRDefault="00000000">
      <w:pPr>
        <w:widowControl/>
        <w:spacing w:line="276" w:lineRule="auto"/>
        <w:jc w:val="left"/>
        <w:rPr>
          <w:rFonts w:ascii="Arial" w:eastAsia="Arial" w:hAnsi="Arial" w:cs="Arial"/>
          <w:kern w:val="0"/>
          <w:sz w:val="22"/>
          <w:szCs w:val="22"/>
        </w:rPr>
      </w:pPr>
      <w:r w:rsidRPr="00E403FB">
        <w:rPr>
          <w:rFonts w:ascii="Arial" w:eastAsia="Arial" w:hAnsi="Arial" w:cs="Arial"/>
          <w:b/>
          <w:bCs/>
          <w:kern w:val="0"/>
          <w:sz w:val="22"/>
          <w:szCs w:val="22"/>
          <w:rPrChange w:id="139" w:author="Mairead Meagher" w:date="2023-12-15T11:09:00Z">
            <w:rPr>
              <w:rFonts w:ascii="Arial" w:eastAsia="Arial" w:hAnsi="Arial" w:cs="Arial"/>
              <w:kern w:val="0"/>
              <w:sz w:val="22"/>
              <w:szCs w:val="22"/>
            </w:rPr>
          </w:rPrChange>
        </w:rPr>
        <w:t>Thrower</w:t>
      </w:r>
      <w:r>
        <w:rPr>
          <w:rFonts w:ascii="Arial" w:eastAsia="Arial" w:hAnsi="Arial" w:cs="Arial" w:hint="eastAsia"/>
          <w:kern w:val="0"/>
          <w:sz w:val="22"/>
          <w:szCs w:val="22"/>
        </w:rPr>
        <w:t xml:space="preserve">: The enemy will maintain a distance from the attacking target and shoot </w:t>
      </w:r>
      <w:r>
        <w:rPr>
          <w:rFonts w:ascii="Arial" w:eastAsia="Arial" w:hAnsi="Arial" w:cs="Arial" w:hint="eastAsia"/>
          <w:kern w:val="0"/>
          <w:sz w:val="22"/>
          <w:szCs w:val="22"/>
        </w:rPr>
        <w:tab/>
        <w:t>bullets for attack.</w:t>
      </w:r>
    </w:p>
    <w:p w14:paraId="46896A25" w14:textId="77777777" w:rsidR="00EA2429" w:rsidRDefault="00EA2429">
      <w:pPr>
        <w:widowControl/>
        <w:jc w:val="left"/>
        <w:outlineLvl w:val="2"/>
        <w:rPr>
          <w:rFonts w:ascii="Arial" w:hAnsi="Arial" w:cs="Arial"/>
        </w:rPr>
      </w:pPr>
    </w:p>
    <w:p w14:paraId="20B9F153"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4.2.6. Economy – What is the economy of the game? How does it work? </w:t>
      </w:r>
    </w:p>
    <w:p w14:paraId="186BB580" w14:textId="77777777" w:rsidR="00EA2429" w:rsidRDefault="00000000">
      <w:pPr>
        <w:widowControl/>
        <w:jc w:val="left"/>
        <w:outlineLvl w:val="2"/>
        <w:rPr>
          <w:rFonts w:ascii="Arial" w:eastAsia="Arial" w:hAnsi="Arial" w:cs="Arial"/>
          <w:kern w:val="0"/>
          <w:sz w:val="22"/>
          <w:szCs w:val="22"/>
        </w:rPr>
      </w:pPr>
      <w:r>
        <w:rPr>
          <w:rFonts w:ascii="Arial" w:eastAsia="Arial" w:hAnsi="Arial" w:cs="Arial" w:hint="eastAsia"/>
          <w:kern w:val="0"/>
          <w:sz w:val="22"/>
          <w:szCs w:val="22"/>
        </w:rPr>
        <w:t>The player can get materials from factories and enemies. The player can Players can spend materials to build buildings and walls, produce tools, upgrade buildings and bases, and repair and rebuild buildings.</w:t>
      </w:r>
    </w:p>
    <w:p w14:paraId="771EB9C0"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4.3. Screen Flow </w:t>
      </w:r>
    </w:p>
    <w:p w14:paraId="70C8FB2D"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4.3.1. Screen Flow Chart – A graphical description of how each screen</w:t>
      </w:r>
      <w:r>
        <w:rPr>
          <w:rFonts w:ascii="TimesNewRomanPS-BoldMT" w:eastAsia="TimesNewRomanPS-BoldMT" w:hAnsi="TimesNewRomanPS-BoldMT" w:cs="TimesNewRomanPS-BoldMT" w:hint="eastAsia"/>
          <w:b/>
          <w:bCs/>
          <w:color w:val="000000"/>
          <w:kern w:val="0"/>
          <w:sz w:val="24"/>
          <w:lang w:bidi="ar"/>
        </w:rPr>
        <w:t xml:space="preserve"> </w:t>
      </w:r>
      <w:r>
        <w:rPr>
          <w:rFonts w:ascii="TimesNewRomanPS-BoldMT" w:eastAsia="TimesNewRomanPS-BoldMT" w:hAnsi="TimesNewRomanPS-BoldMT" w:cs="TimesNewRomanPS-BoldMT"/>
          <w:b/>
          <w:bCs/>
          <w:color w:val="000000"/>
          <w:kern w:val="0"/>
          <w:sz w:val="24"/>
          <w:lang w:bidi="ar"/>
        </w:rPr>
        <w:t xml:space="preserve">is related to every other </w:t>
      </w:r>
    </w:p>
    <w:p w14:paraId="6958D412"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4.3.2. Screen Descriptions – What is the purpose of each screen? </w:t>
      </w:r>
    </w:p>
    <w:p w14:paraId="0FCCB7F2"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4.3.2.1. Main Menu Screen </w:t>
      </w:r>
    </w:p>
    <w:p w14:paraId="3BB966A0"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4.3.2.2. Options Screen </w:t>
      </w:r>
    </w:p>
    <w:p w14:paraId="52A2EC4E"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4.3.2.3. Etc. </w:t>
      </w:r>
    </w:p>
    <w:p w14:paraId="4F50408E"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4.4. Game Options – What are the options and how do they affect game play and mechanics? </w:t>
      </w:r>
    </w:p>
    <w:p w14:paraId="54C967B8"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4.5. Replaying and Saving</w:t>
      </w:r>
    </w:p>
    <w:p w14:paraId="4D9CD968" w14:textId="77777777" w:rsidR="00EA2429" w:rsidRDefault="00EA2429">
      <w:pPr>
        <w:widowControl/>
        <w:jc w:val="left"/>
        <w:outlineLvl w:val="2"/>
        <w:rPr>
          <w:rFonts w:ascii="TimesNewRomanPS-BoldMT" w:eastAsia="TimesNewRomanPS-BoldMT" w:hAnsi="TimesNewRomanPS-BoldMT" w:cs="TimesNewRomanPS-BoldMT"/>
          <w:b/>
          <w:bCs/>
          <w:color w:val="000000"/>
          <w:kern w:val="0"/>
          <w:sz w:val="24"/>
          <w:lang w:bidi="ar"/>
        </w:rPr>
      </w:pPr>
    </w:p>
    <w:p w14:paraId="154D4346" w14:textId="77777777" w:rsidR="00EA2429" w:rsidRDefault="00EA2429">
      <w:pPr>
        <w:widowControl/>
        <w:jc w:val="left"/>
        <w:rPr>
          <w:rFonts w:ascii="Times New Roman" w:hAnsi="Times New Roman" w:cs="Times New Roman"/>
          <w:color w:val="000000"/>
          <w:kern w:val="0"/>
          <w:szCs w:val="21"/>
          <w:lang w:bidi="ar"/>
        </w:rPr>
      </w:pPr>
    </w:p>
    <w:p w14:paraId="501A9BC3" w14:textId="77777777" w:rsidR="00EA2429" w:rsidRDefault="00EA2429">
      <w:pPr>
        <w:widowControl/>
        <w:jc w:val="left"/>
        <w:rPr>
          <w:rFonts w:ascii="Times New Roman" w:hAnsi="Times New Roman" w:cs="Times New Roman"/>
          <w:color w:val="000000"/>
          <w:kern w:val="0"/>
          <w:szCs w:val="21"/>
          <w:lang w:bidi="ar"/>
        </w:rPr>
      </w:pPr>
    </w:p>
    <w:p w14:paraId="27D65EAF" w14:textId="77777777" w:rsidR="00EA2429" w:rsidRDefault="00EA2429">
      <w:pPr>
        <w:widowControl/>
        <w:jc w:val="left"/>
        <w:rPr>
          <w:rFonts w:ascii="Times New Roman" w:hAnsi="Times New Roman" w:cs="Times New Roman"/>
          <w:color w:val="000000"/>
          <w:kern w:val="0"/>
          <w:szCs w:val="21"/>
          <w:lang w:bidi="ar"/>
        </w:rPr>
      </w:pPr>
    </w:p>
    <w:p w14:paraId="65FB270E" w14:textId="77777777" w:rsidR="00EA2429" w:rsidRDefault="00EA2429">
      <w:pPr>
        <w:widowControl/>
        <w:jc w:val="left"/>
        <w:rPr>
          <w:rFonts w:ascii="Times New Roman" w:hAnsi="Times New Roman" w:cs="Times New Roman"/>
          <w:color w:val="000000"/>
          <w:kern w:val="0"/>
          <w:szCs w:val="21"/>
          <w:lang w:bidi="ar"/>
        </w:rPr>
      </w:pPr>
    </w:p>
    <w:p w14:paraId="6F1628DD" w14:textId="77777777" w:rsidR="00EA2429" w:rsidRDefault="00EA2429">
      <w:pPr>
        <w:widowControl/>
        <w:jc w:val="left"/>
        <w:rPr>
          <w:rFonts w:ascii="Times New Roman" w:hAnsi="Times New Roman" w:cs="Times New Roman"/>
          <w:color w:val="000000"/>
          <w:kern w:val="0"/>
          <w:szCs w:val="21"/>
          <w:lang w:bidi="ar"/>
        </w:rPr>
      </w:pPr>
    </w:p>
    <w:p w14:paraId="402A8BE3" w14:textId="77777777" w:rsidR="00EA2429" w:rsidRDefault="00EA2429">
      <w:pPr>
        <w:widowControl/>
        <w:jc w:val="left"/>
        <w:rPr>
          <w:rFonts w:ascii="Times New Roman" w:hAnsi="Times New Roman" w:cs="Times New Roman"/>
          <w:color w:val="000000"/>
          <w:kern w:val="0"/>
          <w:szCs w:val="21"/>
          <w:lang w:bidi="ar"/>
        </w:rPr>
      </w:pPr>
    </w:p>
    <w:p w14:paraId="3B4568FE" w14:textId="77777777" w:rsidR="00EA2429" w:rsidRDefault="00EA2429">
      <w:pPr>
        <w:widowControl/>
        <w:jc w:val="left"/>
        <w:rPr>
          <w:rFonts w:ascii="Times New Roman" w:hAnsi="Times New Roman" w:cs="Times New Roman"/>
          <w:color w:val="000000"/>
          <w:kern w:val="0"/>
          <w:szCs w:val="21"/>
          <w:lang w:bidi="ar"/>
        </w:rPr>
      </w:pPr>
    </w:p>
    <w:p w14:paraId="70D9B6D5" w14:textId="77777777" w:rsidR="00EA2429" w:rsidRDefault="00EA2429">
      <w:pPr>
        <w:widowControl/>
        <w:jc w:val="left"/>
        <w:rPr>
          <w:rFonts w:ascii="Times New Roman" w:hAnsi="Times New Roman" w:cs="Times New Roman"/>
          <w:color w:val="000000"/>
          <w:kern w:val="0"/>
          <w:szCs w:val="21"/>
          <w:lang w:bidi="ar"/>
        </w:rPr>
      </w:pPr>
    </w:p>
    <w:p w14:paraId="6B47EC0F" w14:textId="77777777" w:rsidR="00EA2429" w:rsidRDefault="00EA2429">
      <w:pPr>
        <w:widowControl/>
        <w:jc w:val="left"/>
        <w:rPr>
          <w:rFonts w:ascii="Times New Roman" w:hAnsi="Times New Roman" w:cs="Times New Roman"/>
          <w:color w:val="000000"/>
          <w:kern w:val="0"/>
          <w:szCs w:val="21"/>
          <w:lang w:bidi="ar"/>
        </w:rPr>
      </w:pPr>
    </w:p>
    <w:p w14:paraId="4137DDD5" w14:textId="77777777" w:rsidR="00EA2429" w:rsidRDefault="00EA2429">
      <w:pPr>
        <w:widowControl/>
        <w:jc w:val="left"/>
        <w:rPr>
          <w:rFonts w:ascii="Times New Roman" w:hAnsi="Times New Roman" w:cs="Times New Roman"/>
          <w:color w:val="000000"/>
          <w:kern w:val="0"/>
          <w:szCs w:val="21"/>
          <w:lang w:bidi="ar"/>
        </w:rPr>
      </w:pPr>
    </w:p>
    <w:p w14:paraId="1745FAE4" w14:textId="77777777" w:rsidR="00EA2429" w:rsidRDefault="00EA2429">
      <w:pPr>
        <w:widowControl/>
        <w:jc w:val="left"/>
        <w:rPr>
          <w:rFonts w:ascii="Times New Roman" w:hAnsi="Times New Roman" w:cs="Times New Roman"/>
          <w:color w:val="000000"/>
          <w:kern w:val="0"/>
          <w:szCs w:val="21"/>
          <w:lang w:bidi="ar"/>
        </w:rPr>
      </w:pPr>
    </w:p>
    <w:p w14:paraId="72B6AD61" w14:textId="77777777" w:rsidR="00EA2429" w:rsidRDefault="00EA2429">
      <w:pPr>
        <w:widowControl/>
        <w:jc w:val="left"/>
        <w:rPr>
          <w:rFonts w:ascii="Times New Roman" w:hAnsi="Times New Roman" w:cs="Times New Roman"/>
          <w:color w:val="000000"/>
          <w:kern w:val="0"/>
          <w:szCs w:val="21"/>
          <w:lang w:bidi="ar"/>
        </w:rPr>
      </w:pPr>
    </w:p>
    <w:p w14:paraId="6526570D" w14:textId="77777777" w:rsidR="00EA2429" w:rsidRDefault="00EA2429">
      <w:pPr>
        <w:widowControl/>
        <w:jc w:val="left"/>
        <w:rPr>
          <w:rFonts w:ascii="Times New Roman" w:hAnsi="Times New Roman" w:cs="Times New Roman"/>
          <w:color w:val="000000"/>
          <w:kern w:val="0"/>
          <w:szCs w:val="21"/>
          <w:lang w:bidi="ar"/>
        </w:rPr>
      </w:pPr>
    </w:p>
    <w:p w14:paraId="0AE66E75" w14:textId="77777777" w:rsidR="00EA2429" w:rsidRDefault="00EA2429">
      <w:pPr>
        <w:widowControl/>
        <w:jc w:val="left"/>
        <w:rPr>
          <w:rFonts w:ascii="Times New Roman" w:hAnsi="Times New Roman" w:cs="Times New Roman"/>
          <w:color w:val="000000"/>
          <w:kern w:val="0"/>
          <w:szCs w:val="21"/>
          <w:lang w:bidi="ar"/>
        </w:rPr>
      </w:pPr>
    </w:p>
    <w:p w14:paraId="45284516" w14:textId="77777777" w:rsidR="00EA2429" w:rsidRDefault="00EA2429">
      <w:pPr>
        <w:widowControl/>
        <w:jc w:val="left"/>
        <w:rPr>
          <w:rFonts w:ascii="Times New Roman" w:hAnsi="Times New Roman" w:cs="Times New Roman"/>
          <w:color w:val="000000"/>
          <w:kern w:val="0"/>
          <w:szCs w:val="21"/>
          <w:lang w:bidi="ar"/>
        </w:rPr>
      </w:pPr>
    </w:p>
    <w:p w14:paraId="34EF3AE1" w14:textId="77777777" w:rsidR="00EA2429" w:rsidRDefault="00EA2429">
      <w:pPr>
        <w:widowControl/>
        <w:jc w:val="left"/>
        <w:rPr>
          <w:rFonts w:ascii="Times New Roman" w:hAnsi="Times New Roman" w:cs="Times New Roman"/>
          <w:color w:val="000000"/>
          <w:kern w:val="0"/>
          <w:szCs w:val="21"/>
          <w:lang w:bidi="ar"/>
        </w:rPr>
      </w:pPr>
    </w:p>
    <w:p w14:paraId="58B29411" w14:textId="77777777" w:rsidR="00EA2429" w:rsidRDefault="00EA2429">
      <w:pPr>
        <w:widowControl/>
        <w:jc w:val="left"/>
        <w:rPr>
          <w:rFonts w:ascii="Times New Roman" w:hAnsi="Times New Roman" w:cs="Times New Roman"/>
          <w:color w:val="000000"/>
          <w:kern w:val="0"/>
          <w:szCs w:val="21"/>
          <w:lang w:bidi="ar"/>
        </w:rPr>
      </w:pPr>
    </w:p>
    <w:p w14:paraId="55E73135" w14:textId="77777777" w:rsidR="00EA2429" w:rsidRDefault="00EA2429">
      <w:pPr>
        <w:widowControl/>
        <w:jc w:val="left"/>
        <w:rPr>
          <w:rFonts w:ascii="Times New Roman" w:hAnsi="Times New Roman" w:cs="Times New Roman"/>
          <w:color w:val="000000"/>
          <w:kern w:val="0"/>
          <w:szCs w:val="21"/>
          <w:lang w:bidi="ar"/>
        </w:rPr>
      </w:pPr>
    </w:p>
    <w:p w14:paraId="2157A0B6" w14:textId="77777777" w:rsidR="00EA2429" w:rsidRDefault="00EA2429">
      <w:pPr>
        <w:widowControl/>
        <w:jc w:val="left"/>
        <w:rPr>
          <w:rFonts w:ascii="Times New Roman" w:hAnsi="Times New Roman" w:cs="Times New Roman"/>
          <w:color w:val="000000"/>
          <w:kern w:val="0"/>
          <w:szCs w:val="21"/>
          <w:lang w:bidi="ar"/>
        </w:rPr>
      </w:pPr>
    </w:p>
    <w:p w14:paraId="39BD3385" w14:textId="77777777" w:rsidR="00EA2429" w:rsidRDefault="00EA2429">
      <w:pPr>
        <w:widowControl/>
        <w:jc w:val="left"/>
        <w:rPr>
          <w:rFonts w:ascii="Times New Roman" w:hAnsi="Times New Roman" w:cs="Times New Roman"/>
          <w:color w:val="000000"/>
          <w:kern w:val="0"/>
          <w:szCs w:val="21"/>
          <w:lang w:bidi="ar"/>
        </w:rPr>
      </w:pPr>
    </w:p>
    <w:p w14:paraId="2A6E4125" w14:textId="77777777" w:rsidR="00EA2429" w:rsidRDefault="00EA2429">
      <w:pPr>
        <w:widowControl/>
        <w:jc w:val="left"/>
        <w:rPr>
          <w:rFonts w:ascii="Times New Roman" w:hAnsi="Times New Roman" w:cs="Times New Roman"/>
          <w:color w:val="000000"/>
          <w:kern w:val="0"/>
          <w:szCs w:val="21"/>
          <w:lang w:bidi="ar"/>
        </w:rPr>
      </w:pPr>
    </w:p>
    <w:p w14:paraId="62C5FB63" w14:textId="77777777" w:rsidR="00EA2429" w:rsidRDefault="00EA2429">
      <w:pPr>
        <w:widowControl/>
        <w:jc w:val="left"/>
        <w:rPr>
          <w:rFonts w:ascii="Times New Roman" w:hAnsi="Times New Roman" w:cs="Times New Roman"/>
          <w:color w:val="000000"/>
          <w:kern w:val="0"/>
          <w:szCs w:val="21"/>
          <w:lang w:bidi="ar"/>
        </w:rPr>
      </w:pPr>
    </w:p>
    <w:p w14:paraId="6049E1B9" w14:textId="77777777" w:rsidR="00EA2429" w:rsidRDefault="00EA2429">
      <w:pPr>
        <w:widowControl/>
        <w:jc w:val="left"/>
        <w:rPr>
          <w:rFonts w:ascii="Times New Roman" w:hAnsi="Times New Roman" w:cs="Times New Roman"/>
          <w:color w:val="000000"/>
          <w:kern w:val="0"/>
          <w:szCs w:val="21"/>
          <w:lang w:bidi="ar"/>
        </w:rPr>
      </w:pPr>
    </w:p>
    <w:p w14:paraId="0D657178" w14:textId="77777777" w:rsidR="00EA2429" w:rsidRDefault="00EA2429">
      <w:pPr>
        <w:widowControl/>
        <w:jc w:val="left"/>
        <w:rPr>
          <w:rFonts w:ascii="Times New Roman" w:hAnsi="Times New Roman" w:cs="Times New Roman"/>
          <w:color w:val="000000"/>
          <w:kern w:val="0"/>
          <w:szCs w:val="21"/>
          <w:lang w:bidi="ar"/>
        </w:rPr>
      </w:pPr>
    </w:p>
    <w:p w14:paraId="07BEB45B" w14:textId="77777777" w:rsidR="00EA2429" w:rsidRDefault="00000000">
      <w:pPr>
        <w:widowControl/>
        <w:jc w:val="left"/>
        <w:outlineLvl w:val="0"/>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 xml:space="preserve">9. Technical </w:t>
      </w:r>
    </w:p>
    <w:p w14:paraId="3A19BD88" w14:textId="77777777" w:rsidR="00EA2429" w:rsidRDefault="00000000">
      <w:pPr>
        <w:widowControl/>
        <w:jc w:val="left"/>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lastRenderedPageBreak/>
        <w:t xml:space="preserve">9.1. Target Hardware </w:t>
      </w:r>
    </w:p>
    <w:p w14:paraId="0888E646" w14:textId="77777777" w:rsidR="00EA2429" w:rsidRDefault="00000000">
      <w:r>
        <w:t>MINIMUM:</w:t>
      </w:r>
    </w:p>
    <w:tbl>
      <w:tblPr>
        <w:tblStyle w:val="TableGrid"/>
        <w:tblW w:w="0" w:type="auto"/>
        <w:tblLook w:val="04A0" w:firstRow="1" w:lastRow="0" w:firstColumn="1" w:lastColumn="0" w:noHBand="0" w:noVBand="1"/>
      </w:tblPr>
      <w:tblGrid>
        <w:gridCol w:w="4144"/>
        <w:gridCol w:w="4152"/>
      </w:tblGrid>
      <w:tr w:rsidR="00EA2429" w14:paraId="60245E4E" w14:textId="77777777">
        <w:tc>
          <w:tcPr>
            <w:tcW w:w="4261" w:type="dxa"/>
          </w:tcPr>
          <w:p w14:paraId="06F6B312" w14:textId="77777777" w:rsidR="00EA2429" w:rsidRDefault="00000000">
            <w:r>
              <w:t>OS:</w:t>
            </w:r>
          </w:p>
        </w:tc>
        <w:tc>
          <w:tcPr>
            <w:tcW w:w="4261" w:type="dxa"/>
          </w:tcPr>
          <w:p w14:paraId="41407063" w14:textId="77777777" w:rsidR="00EA2429" w:rsidRDefault="00000000">
            <w:r>
              <w:t>Windows 7</w:t>
            </w:r>
          </w:p>
        </w:tc>
      </w:tr>
      <w:tr w:rsidR="00EA2429" w14:paraId="7E8FC6A4" w14:textId="77777777">
        <w:tc>
          <w:tcPr>
            <w:tcW w:w="4261" w:type="dxa"/>
          </w:tcPr>
          <w:p w14:paraId="6E42B617" w14:textId="77777777" w:rsidR="00EA2429" w:rsidRDefault="00000000">
            <w:r>
              <w:t>Processor:</w:t>
            </w:r>
          </w:p>
        </w:tc>
        <w:tc>
          <w:tcPr>
            <w:tcW w:w="4261" w:type="dxa"/>
          </w:tcPr>
          <w:p w14:paraId="105095CE" w14:textId="77777777" w:rsidR="00EA2429" w:rsidRDefault="00000000">
            <w:r>
              <w:t>Intel 4th Gen Dual Core 2.0Ghz</w:t>
            </w:r>
          </w:p>
        </w:tc>
      </w:tr>
      <w:tr w:rsidR="00EA2429" w14:paraId="70EB108C" w14:textId="77777777">
        <w:tc>
          <w:tcPr>
            <w:tcW w:w="4261" w:type="dxa"/>
          </w:tcPr>
          <w:p w14:paraId="6CC4745E" w14:textId="77777777" w:rsidR="00EA2429" w:rsidRDefault="00000000">
            <w:r>
              <w:t xml:space="preserve">Memory: </w:t>
            </w:r>
          </w:p>
        </w:tc>
        <w:tc>
          <w:tcPr>
            <w:tcW w:w="4261" w:type="dxa"/>
          </w:tcPr>
          <w:p w14:paraId="47B11E7A" w14:textId="77777777" w:rsidR="00EA2429" w:rsidRDefault="00000000">
            <w:r>
              <w:t>2 GB RAM</w:t>
            </w:r>
          </w:p>
        </w:tc>
      </w:tr>
      <w:tr w:rsidR="00EA2429" w14:paraId="405842DA" w14:textId="77777777">
        <w:tc>
          <w:tcPr>
            <w:tcW w:w="4261" w:type="dxa"/>
          </w:tcPr>
          <w:p w14:paraId="04E6D016" w14:textId="77777777" w:rsidR="00EA2429" w:rsidRDefault="00000000">
            <w:r>
              <w:t>Graphics:</w:t>
            </w:r>
          </w:p>
        </w:tc>
        <w:tc>
          <w:tcPr>
            <w:tcW w:w="4261" w:type="dxa"/>
          </w:tcPr>
          <w:p w14:paraId="25C98DF9" w14:textId="77777777" w:rsidR="00EA2429" w:rsidRDefault="00000000">
            <w:proofErr w:type="spellStart"/>
            <w:r>
              <w:t>Nvida</w:t>
            </w:r>
            <w:proofErr w:type="spellEnd"/>
            <w:r>
              <w:t xml:space="preserve"> GTX Series 8</w:t>
            </w:r>
          </w:p>
        </w:tc>
      </w:tr>
      <w:tr w:rsidR="00EA2429" w14:paraId="790AE449" w14:textId="77777777">
        <w:tc>
          <w:tcPr>
            <w:tcW w:w="4261" w:type="dxa"/>
          </w:tcPr>
          <w:p w14:paraId="15098448" w14:textId="77777777" w:rsidR="00EA2429" w:rsidRDefault="00000000">
            <w:r>
              <w:t>Storage:</w:t>
            </w:r>
          </w:p>
        </w:tc>
        <w:tc>
          <w:tcPr>
            <w:tcW w:w="4261" w:type="dxa"/>
          </w:tcPr>
          <w:p w14:paraId="292484E4" w14:textId="77777777" w:rsidR="00EA2429" w:rsidRDefault="00000000">
            <w:r>
              <w:t>4 GB available space</w:t>
            </w:r>
          </w:p>
        </w:tc>
      </w:tr>
      <w:tr w:rsidR="00EA2429" w14:paraId="3D8B3788" w14:textId="77777777">
        <w:tc>
          <w:tcPr>
            <w:tcW w:w="4261" w:type="dxa"/>
          </w:tcPr>
          <w:p w14:paraId="31E4ACF9" w14:textId="77777777" w:rsidR="00EA2429" w:rsidRDefault="00000000">
            <w:r>
              <w:t>Additional Notes:</w:t>
            </w:r>
          </w:p>
        </w:tc>
        <w:tc>
          <w:tcPr>
            <w:tcW w:w="4261" w:type="dxa"/>
          </w:tcPr>
          <w:p w14:paraId="2CCC8807" w14:textId="77777777" w:rsidR="00EA2429" w:rsidRDefault="00000000">
            <w:r>
              <w:t xml:space="preserve">The game can likely run on lower rated hardware, but </w:t>
            </w:r>
            <w:r>
              <w:rPr>
                <w:rFonts w:hint="eastAsia"/>
              </w:rPr>
              <w:t>I</w:t>
            </w:r>
            <w:r>
              <w:t xml:space="preserve"> can't guarantee the performance or provide support.</w:t>
            </w:r>
          </w:p>
        </w:tc>
      </w:tr>
    </w:tbl>
    <w:p w14:paraId="20DE1EB8" w14:textId="77777777" w:rsidR="00EA2429" w:rsidRDefault="00EA2429"/>
    <w:p w14:paraId="044D492C" w14:textId="77777777" w:rsidR="00EA2429" w:rsidRDefault="00000000">
      <w:r>
        <w:t xml:space="preserve"> </w:t>
      </w:r>
    </w:p>
    <w:p w14:paraId="23FCC5AC" w14:textId="77777777" w:rsidR="00EA2429" w:rsidRDefault="00000000">
      <w:r>
        <w:t xml:space="preserve"> </w:t>
      </w:r>
    </w:p>
    <w:p w14:paraId="3338232A" w14:textId="77777777" w:rsidR="00EA2429" w:rsidRDefault="00000000">
      <w:pPr>
        <w:widowControl/>
        <w:jc w:val="left"/>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 xml:space="preserve">9.2. Development hardware and software </w:t>
      </w:r>
    </w:p>
    <w:p w14:paraId="0BA9C745"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9.2.1 Hardware</w:t>
      </w:r>
    </w:p>
    <w:tbl>
      <w:tblPr>
        <w:tblStyle w:val="TableGrid"/>
        <w:tblW w:w="0" w:type="auto"/>
        <w:tblLook w:val="04A0" w:firstRow="1" w:lastRow="0" w:firstColumn="1" w:lastColumn="0" w:noHBand="0" w:noVBand="1"/>
      </w:tblPr>
      <w:tblGrid>
        <w:gridCol w:w="4149"/>
        <w:gridCol w:w="4147"/>
      </w:tblGrid>
      <w:tr w:rsidR="00EA2429" w14:paraId="442DF7B8" w14:textId="77777777">
        <w:tc>
          <w:tcPr>
            <w:tcW w:w="4261" w:type="dxa"/>
          </w:tcPr>
          <w:p w14:paraId="0B4E60B6" w14:textId="77777777" w:rsidR="00EA2429" w:rsidRDefault="00000000">
            <w:r>
              <w:t>OS:</w:t>
            </w:r>
          </w:p>
        </w:tc>
        <w:tc>
          <w:tcPr>
            <w:tcW w:w="4261" w:type="dxa"/>
          </w:tcPr>
          <w:p w14:paraId="58E0D3E6" w14:textId="77777777" w:rsidR="00EA2429" w:rsidRDefault="00000000">
            <w:r>
              <w:t xml:space="preserve">Windows </w:t>
            </w:r>
            <w:r>
              <w:rPr>
                <w:rFonts w:hint="eastAsia"/>
              </w:rPr>
              <w:t>11(x64)</w:t>
            </w:r>
          </w:p>
        </w:tc>
      </w:tr>
      <w:tr w:rsidR="00EA2429" w14:paraId="6EB22BBF" w14:textId="77777777">
        <w:tc>
          <w:tcPr>
            <w:tcW w:w="4261" w:type="dxa"/>
          </w:tcPr>
          <w:p w14:paraId="32852D87" w14:textId="77777777" w:rsidR="00EA2429" w:rsidRDefault="00000000">
            <w:r>
              <w:t>Processor:</w:t>
            </w:r>
          </w:p>
        </w:tc>
        <w:tc>
          <w:tcPr>
            <w:tcW w:w="4261" w:type="dxa"/>
          </w:tcPr>
          <w:p w14:paraId="3A306C29" w14:textId="77777777" w:rsidR="00EA2429" w:rsidRDefault="00000000">
            <w:r>
              <w:rPr>
                <w:rFonts w:hint="eastAsia"/>
              </w:rPr>
              <w:t xml:space="preserve">13th Gen Intel(R) </w:t>
            </w:r>
            <w:proofErr w:type="gramStart"/>
            <w:r>
              <w:rPr>
                <w:rFonts w:hint="eastAsia"/>
              </w:rPr>
              <w:t>Core(</w:t>
            </w:r>
            <w:proofErr w:type="gramEnd"/>
            <w:r>
              <w:rPr>
                <w:rFonts w:hint="eastAsia"/>
              </w:rPr>
              <w:t>TM) i9-13980HX   2.20 GHz</w:t>
            </w:r>
          </w:p>
        </w:tc>
      </w:tr>
      <w:tr w:rsidR="00EA2429" w14:paraId="62E65875" w14:textId="77777777">
        <w:tc>
          <w:tcPr>
            <w:tcW w:w="4261" w:type="dxa"/>
          </w:tcPr>
          <w:p w14:paraId="444529D5" w14:textId="77777777" w:rsidR="00EA2429" w:rsidRDefault="00000000">
            <w:r>
              <w:t xml:space="preserve">Memory: </w:t>
            </w:r>
          </w:p>
        </w:tc>
        <w:tc>
          <w:tcPr>
            <w:tcW w:w="4261" w:type="dxa"/>
          </w:tcPr>
          <w:p w14:paraId="2C62BC80" w14:textId="77777777" w:rsidR="00EA2429" w:rsidRDefault="00000000">
            <w:r>
              <w:rPr>
                <w:rFonts w:hint="eastAsia"/>
              </w:rPr>
              <w:t>32.0 GB</w:t>
            </w:r>
          </w:p>
        </w:tc>
      </w:tr>
      <w:tr w:rsidR="00EA2429" w14:paraId="03AB1475" w14:textId="77777777">
        <w:tc>
          <w:tcPr>
            <w:tcW w:w="4261" w:type="dxa"/>
          </w:tcPr>
          <w:p w14:paraId="39DC782A" w14:textId="77777777" w:rsidR="00EA2429" w:rsidRDefault="00000000">
            <w:r>
              <w:t>Graphics:</w:t>
            </w:r>
          </w:p>
        </w:tc>
        <w:tc>
          <w:tcPr>
            <w:tcW w:w="4261" w:type="dxa"/>
          </w:tcPr>
          <w:p w14:paraId="59FAC02B" w14:textId="77777777" w:rsidR="00EA2429" w:rsidRDefault="00000000">
            <w:proofErr w:type="spellStart"/>
            <w:r>
              <w:t>Nvida</w:t>
            </w:r>
            <w:proofErr w:type="spellEnd"/>
            <w:r>
              <w:t xml:space="preserve"> </w:t>
            </w:r>
            <w:r>
              <w:rPr>
                <w:rFonts w:hint="eastAsia"/>
              </w:rPr>
              <w:t>R</w:t>
            </w:r>
            <w:r>
              <w:t xml:space="preserve">TX </w:t>
            </w:r>
            <w:r>
              <w:rPr>
                <w:rFonts w:hint="eastAsia"/>
              </w:rPr>
              <w:t>4090 laptop</w:t>
            </w:r>
          </w:p>
        </w:tc>
      </w:tr>
      <w:tr w:rsidR="00EA2429" w14:paraId="0F803D3D" w14:textId="77777777">
        <w:tc>
          <w:tcPr>
            <w:tcW w:w="4261" w:type="dxa"/>
          </w:tcPr>
          <w:p w14:paraId="553C7005" w14:textId="77777777" w:rsidR="00EA2429" w:rsidRDefault="00000000">
            <w:r>
              <w:t>Storage:</w:t>
            </w:r>
          </w:p>
        </w:tc>
        <w:tc>
          <w:tcPr>
            <w:tcW w:w="4261" w:type="dxa"/>
          </w:tcPr>
          <w:p w14:paraId="0AA24D68" w14:textId="77777777" w:rsidR="00EA2429" w:rsidRDefault="00000000">
            <w:r>
              <w:rPr>
                <w:rFonts w:hint="eastAsia"/>
              </w:rPr>
              <w:t>1</w:t>
            </w:r>
            <w:r>
              <w:t xml:space="preserve"> </w:t>
            </w:r>
            <w:r>
              <w:rPr>
                <w:rFonts w:hint="eastAsia"/>
              </w:rPr>
              <w:t>T</w:t>
            </w:r>
            <w:r>
              <w:t>B available space</w:t>
            </w:r>
          </w:p>
        </w:tc>
      </w:tr>
    </w:tbl>
    <w:p w14:paraId="45BA1850" w14:textId="77777777" w:rsidR="00EA2429" w:rsidRDefault="00EA2429">
      <w:pPr>
        <w:widowControl/>
        <w:jc w:val="left"/>
        <w:outlineLvl w:val="2"/>
        <w:rPr>
          <w:rFonts w:ascii="TimesNewRomanPS-BoldMT" w:eastAsia="TimesNewRomanPS-BoldMT" w:hAnsi="TimesNewRomanPS-BoldMT" w:cs="TimesNewRomanPS-BoldMT"/>
          <w:b/>
          <w:bCs/>
          <w:color w:val="000000"/>
          <w:kern w:val="0"/>
          <w:sz w:val="24"/>
          <w:lang w:bidi="ar"/>
        </w:rPr>
      </w:pPr>
    </w:p>
    <w:p w14:paraId="0F439606" w14:textId="77777777" w:rsidR="00EA2429" w:rsidRDefault="00000000">
      <w:pPr>
        <w:widowControl/>
        <w:jc w:val="left"/>
        <w:outlineLvl w:val="2"/>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9.2.2 Software</w:t>
      </w:r>
    </w:p>
    <w:p w14:paraId="2EDF194E" w14:textId="77777777" w:rsidR="00EA2429" w:rsidRDefault="00000000">
      <w:pPr>
        <w:rPr>
          <w:rFonts w:ascii="Arial" w:hAnsi="Arial" w:cs="Arial"/>
        </w:rPr>
      </w:pPr>
      <w:r>
        <w:rPr>
          <w:rFonts w:hint="eastAsia"/>
        </w:rPr>
        <w:t xml:space="preserve">Godot v4.12 </w:t>
      </w:r>
      <w:r>
        <w:rPr>
          <w:rFonts w:ascii="Arial" w:hAnsi="Arial" w:cs="Arial"/>
        </w:rPr>
        <w:t>is the latest official version when I started developing the prototype</w:t>
      </w:r>
      <w:r>
        <w:rPr>
          <w:rFonts w:ascii="Arial" w:hAnsi="Arial" w:cs="Arial" w:hint="eastAsia"/>
        </w:rPr>
        <w:t>.</w:t>
      </w:r>
    </w:p>
    <w:p w14:paraId="3FDA96DC" w14:textId="77777777" w:rsidR="00EA2429" w:rsidRDefault="00000000">
      <w:pPr>
        <w:rPr>
          <w:rFonts w:ascii="Arial" w:hAnsi="Arial" w:cs="Arial"/>
        </w:rPr>
      </w:pPr>
      <w:proofErr w:type="spellStart"/>
      <w:proofErr w:type="gramStart"/>
      <w:r>
        <w:rPr>
          <w:rFonts w:ascii="Arial" w:hAnsi="Arial" w:cs="Arial" w:hint="eastAsia"/>
        </w:rPr>
        <w:t>Git,Microsoft</w:t>
      </w:r>
      <w:proofErr w:type="spellEnd"/>
      <w:proofErr w:type="gramEnd"/>
      <w:r>
        <w:rPr>
          <w:rFonts w:ascii="Arial" w:hAnsi="Arial" w:cs="Arial" w:hint="eastAsia"/>
        </w:rPr>
        <w:t xml:space="preserve"> Visual </w:t>
      </w:r>
      <w:proofErr w:type="spellStart"/>
      <w:r>
        <w:rPr>
          <w:rFonts w:ascii="Arial" w:hAnsi="Arial" w:cs="Arial" w:hint="eastAsia"/>
        </w:rPr>
        <w:t>Studio,etc</w:t>
      </w:r>
      <w:proofErr w:type="spellEnd"/>
      <w:r>
        <w:rPr>
          <w:rFonts w:ascii="Arial" w:hAnsi="Arial" w:cs="Arial" w:hint="eastAsia"/>
        </w:rPr>
        <w:t>.</w:t>
      </w:r>
    </w:p>
    <w:p w14:paraId="3FDA4160" w14:textId="77777777" w:rsidR="00EA2429" w:rsidRDefault="00000000">
      <w:pPr>
        <w:widowControl/>
        <w:jc w:val="left"/>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9.</w:t>
      </w:r>
      <w:r>
        <w:rPr>
          <w:rFonts w:ascii="TimesNewRomanPS-BoldMT" w:eastAsia="TimesNewRomanPS-BoldMT" w:hAnsi="TimesNewRomanPS-BoldMT" w:cs="TimesNewRomanPS-BoldMT" w:hint="eastAsia"/>
          <w:b/>
          <w:bCs/>
          <w:color w:val="000000"/>
          <w:kern w:val="0"/>
          <w:sz w:val="24"/>
          <w:lang w:bidi="ar"/>
        </w:rPr>
        <w:t>3</w:t>
      </w:r>
      <w:r>
        <w:rPr>
          <w:rFonts w:ascii="TimesNewRomanPS-BoldMT" w:eastAsia="TimesNewRomanPS-BoldMT" w:hAnsi="TimesNewRomanPS-BoldMT" w:cs="TimesNewRomanPS-BoldMT"/>
          <w:b/>
          <w:bCs/>
          <w:color w:val="000000"/>
          <w:kern w:val="0"/>
          <w:sz w:val="24"/>
          <w:lang w:bidi="ar"/>
        </w:rPr>
        <w:t xml:space="preserve">. Game Engine </w:t>
      </w:r>
    </w:p>
    <w:p w14:paraId="330AD658" w14:textId="77777777" w:rsidR="00EA2429" w:rsidRDefault="00000000">
      <w:r>
        <w:rPr>
          <w:rFonts w:hint="eastAsia"/>
          <w:b/>
          <w:bCs/>
        </w:rPr>
        <w:t>Godot</w:t>
      </w:r>
      <w:r>
        <w:rPr>
          <w:rFonts w:hint="eastAsia"/>
        </w:rPr>
        <w:t xml:space="preserve"> is a cross-platform, free and open-source game engine released under the permissive MIT license. It was initially developed by Argentine software developers Juan </w:t>
      </w:r>
      <w:proofErr w:type="spellStart"/>
      <w:r>
        <w:rPr>
          <w:rFonts w:hint="eastAsia"/>
        </w:rPr>
        <w:t>Linietsky</w:t>
      </w:r>
      <w:proofErr w:type="spellEnd"/>
      <w:r>
        <w:rPr>
          <w:rFonts w:hint="eastAsia"/>
        </w:rPr>
        <w:t xml:space="preserve">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14:paraId="41CDB8F9" w14:textId="77777777" w:rsidR="00EA2429" w:rsidRDefault="00000000">
      <w:pPr>
        <w:rPr>
          <w:rFonts w:ascii="TimesNewRomanPS-BoldMT" w:eastAsia="TimesNewRomanPS-BoldMT" w:hAnsi="TimesNewRomanPS-BoldMT" w:cs="TimesNewRomanPS-BoldMT"/>
          <w:b/>
          <w:bCs/>
          <w:color w:val="000000"/>
          <w:kern w:val="0"/>
          <w:sz w:val="24"/>
          <w:lang w:bidi="ar"/>
        </w:rPr>
      </w:pPr>
      <w:r>
        <w:t>Godot allows video game developers to create 3D and 2D games using multiple programming languages, such as</w:t>
      </w:r>
      <w:r>
        <w:rPr>
          <w:rFonts w:hint="eastAsia"/>
        </w:rPr>
        <w:t xml:space="preserve"> </w:t>
      </w:r>
      <w:proofErr w:type="gramStart"/>
      <w:r>
        <w:t>C#</w:t>
      </w:r>
      <w:r>
        <w:rPr>
          <w:rFonts w:hint="eastAsia"/>
        </w:rPr>
        <w:t>,C++</w:t>
      </w:r>
      <w:proofErr w:type="gramEnd"/>
      <w:r>
        <w:rPr>
          <w:rFonts w:hint="eastAsia"/>
        </w:rPr>
        <w:t>,</w:t>
      </w:r>
      <w:ins w:id="140" w:author="Mairead Meagher" w:date="2023-12-15T11:09:00Z">
        <w:r w:rsidR="00E403FB">
          <w:t xml:space="preserve"> </w:t>
        </w:r>
      </w:ins>
      <w:proofErr w:type="spellStart"/>
      <w:r>
        <w:rPr>
          <w:rFonts w:hint="eastAsia"/>
        </w:rPr>
        <w:t>GDscript</w:t>
      </w:r>
      <w:proofErr w:type="spellEnd"/>
      <w:r>
        <w:t>.</w:t>
      </w:r>
    </w:p>
    <w:p w14:paraId="0C3DFB7B" w14:textId="77777777" w:rsidR="00EA2429" w:rsidRDefault="00000000">
      <w:pPr>
        <w:widowControl/>
        <w:jc w:val="left"/>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b/>
          <w:bCs/>
          <w:color w:val="000000"/>
          <w:kern w:val="0"/>
          <w:sz w:val="24"/>
          <w:lang w:bidi="ar"/>
        </w:rPr>
        <w:t>9.</w:t>
      </w:r>
      <w:r>
        <w:rPr>
          <w:rFonts w:ascii="TimesNewRomanPS-BoldMT" w:eastAsia="TimesNewRomanPS-BoldMT" w:hAnsi="TimesNewRomanPS-BoldMT" w:cs="TimesNewRomanPS-BoldMT" w:hint="eastAsia"/>
          <w:b/>
          <w:bCs/>
          <w:color w:val="000000"/>
          <w:kern w:val="0"/>
          <w:sz w:val="24"/>
          <w:lang w:bidi="ar"/>
        </w:rPr>
        <w:t>5</w:t>
      </w:r>
      <w:r>
        <w:rPr>
          <w:rFonts w:ascii="TimesNewRomanPS-BoldMT" w:eastAsia="TimesNewRomanPS-BoldMT" w:hAnsi="TimesNewRomanPS-BoldMT" w:cs="TimesNewRomanPS-BoldMT"/>
          <w:b/>
          <w:bCs/>
          <w:color w:val="000000"/>
          <w:kern w:val="0"/>
          <w:sz w:val="24"/>
          <w:lang w:bidi="ar"/>
        </w:rPr>
        <w:t xml:space="preserve">. Scripting Language </w:t>
      </w:r>
    </w:p>
    <w:p w14:paraId="40E55B0D" w14:textId="77777777" w:rsidR="00EA2429" w:rsidRDefault="00000000">
      <w:pPr>
        <w:widowControl/>
        <w:jc w:val="left"/>
        <w:outlineLvl w:val="2"/>
      </w:pPr>
      <w:r>
        <w:t xml:space="preserve">The scripting language that will be used for this project is </w:t>
      </w:r>
      <w:r>
        <w:rPr>
          <w:rFonts w:hint="eastAsia"/>
        </w:rPr>
        <w:t>C</w:t>
      </w:r>
      <w:r>
        <w:t>#. Because it is one of the main languages of choice for scripting in the Godot game engine.</w:t>
      </w:r>
    </w:p>
    <w:p w14:paraId="39E2D27F" w14:textId="77777777" w:rsidR="00EA2429" w:rsidRDefault="00000000">
      <w:pPr>
        <w:widowControl/>
        <w:jc w:val="left"/>
        <w:outlineLvl w:val="0"/>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11. Project Management</w:t>
      </w:r>
    </w:p>
    <w:p w14:paraId="4DB224A2" w14:textId="77777777" w:rsidR="00EA2429" w:rsidRDefault="00000000">
      <w:pPr>
        <w:outlineLvl w:val="1"/>
      </w:pPr>
      <w:r>
        <w:rPr>
          <w:rFonts w:ascii="TimesNewRomanPS-BoldMT" w:eastAsia="TimesNewRomanPS-BoldMT" w:hAnsi="TimesNewRomanPS-BoldMT" w:cs="TimesNewRomanPS-BoldMT" w:hint="eastAsia"/>
          <w:b/>
          <w:bCs/>
          <w:color w:val="000000"/>
          <w:kern w:val="0"/>
          <w:sz w:val="24"/>
          <w:lang w:bidi="ar"/>
        </w:rPr>
        <w:t>11.1. Project Methodology</w:t>
      </w:r>
      <w:r>
        <w:rPr>
          <w:rFonts w:hint="eastAsia"/>
        </w:rPr>
        <w:t xml:space="preserve"> </w:t>
      </w:r>
    </w:p>
    <w:p w14:paraId="4634342B" w14:textId="77777777" w:rsidR="00EA2429" w:rsidRDefault="00000000">
      <w:r>
        <w:rPr>
          <w:rFonts w:hint="eastAsia"/>
        </w:rPr>
        <w:t xml:space="preserve">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w:t>
      </w:r>
      <w:r>
        <w:rPr>
          <w:rFonts w:hint="eastAsia"/>
        </w:rPr>
        <w:lastRenderedPageBreak/>
        <w:t>the method can be developed in the next iteration cycle.</w:t>
      </w:r>
    </w:p>
    <w:p w14:paraId="5BC21CE0" w14:textId="77777777" w:rsidR="00EA2429" w:rsidRDefault="00000000">
      <w:pPr>
        <w:rPr>
          <w:rFonts w:ascii="宋体" w:hAnsi="宋体"/>
          <w:kern w:val="0"/>
          <w:sz w:val="24"/>
          <w:lang w:bidi="ar"/>
        </w:rPr>
      </w:pPr>
      <w:r>
        <w:rPr>
          <w:rFonts w:ascii="宋体" w:hAnsi="宋体"/>
          <w:kern w:val="0"/>
          <w:sz w:val="24"/>
          <w:lang w:bidi="ar"/>
        </w:rPr>
        <w:fldChar w:fldCharType="begin"/>
      </w:r>
      <w:r>
        <w:rPr>
          <w:rFonts w:ascii="宋体" w:hAnsi="宋体"/>
          <w:kern w:val="0"/>
          <w:sz w:val="24"/>
          <w:lang w:bidi="ar"/>
        </w:rPr>
        <w:instrText xml:space="preserve">INCLUDEPICTURE \d "C:\\Users\\20100\\AppData\\Roaming\\Tencent\\Users\\3051778755\\QQ\\WinTemp\\RichOle\\1)99I])QQX)HLNXV%`I~MFU.png" \* MERGEFORMATINET </w:instrText>
      </w:r>
      <w:r>
        <w:rPr>
          <w:rFonts w:ascii="宋体" w:hAnsi="宋体"/>
          <w:kern w:val="0"/>
          <w:sz w:val="24"/>
          <w:lang w:bidi="ar"/>
        </w:rPr>
        <w:fldChar w:fldCharType="separate"/>
      </w:r>
      <w:r>
        <w:rPr>
          <w:rFonts w:ascii="宋体" w:hAnsi="宋体"/>
          <w:noProof/>
          <w:kern w:val="0"/>
          <w:sz w:val="24"/>
          <w:lang w:bidi="ar"/>
        </w:rPr>
        <w:drawing>
          <wp:inline distT="0" distB="0" distL="114300" distR="114300" wp14:anchorId="5C88AAF9" wp14:editId="02140267">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2"/>
                    <a:stretch>
                      <a:fillRect/>
                    </a:stretch>
                  </pic:blipFill>
                  <pic:spPr>
                    <a:xfrm>
                      <a:off x="0" y="0"/>
                      <a:ext cx="4013835" cy="2739390"/>
                    </a:xfrm>
                    <a:prstGeom prst="rect">
                      <a:avLst/>
                    </a:prstGeom>
                    <a:noFill/>
                    <a:ln>
                      <a:noFill/>
                    </a:ln>
                  </pic:spPr>
                </pic:pic>
              </a:graphicData>
            </a:graphic>
          </wp:inline>
        </w:drawing>
      </w:r>
      <w:r>
        <w:rPr>
          <w:rFonts w:ascii="宋体" w:hAnsi="宋体"/>
          <w:kern w:val="0"/>
          <w:sz w:val="24"/>
          <w:lang w:bidi="ar"/>
        </w:rPr>
        <w:fldChar w:fldCharType="end"/>
      </w:r>
    </w:p>
    <w:p w14:paraId="40DAB39D" w14:textId="77777777" w:rsidR="00EA2429" w:rsidRDefault="00000000">
      <w:pPr>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11.2. Detailed Schedule</w:t>
      </w:r>
    </w:p>
    <w:p w14:paraId="212959A4" w14:textId="77777777" w:rsidR="00EA2429" w:rsidRDefault="00EA2429">
      <w:pPr>
        <w:outlineLvl w:val="1"/>
        <w:rPr>
          <w:rFonts w:ascii="TimesNewRomanPS-BoldMT" w:eastAsia="TimesNewRomanPS-BoldMT" w:hAnsi="TimesNewRomanPS-BoldMT" w:cs="TimesNewRomanPS-BoldMT"/>
          <w:b/>
          <w:bCs/>
          <w:color w:val="000000"/>
          <w:kern w:val="0"/>
          <w:sz w:val="24"/>
          <w:lang w:bidi="ar"/>
        </w:rPr>
      </w:pPr>
    </w:p>
    <w:tbl>
      <w:tblPr>
        <w:tblStyle w:val="TableGrid"/>
        <w:tblW w:w="9286" w:type="dxa"/>
        <w:tblLook w:val="04A0" w:firstRow="1" w:lastRow="0" w:firstColumn="1" w:lastColumn="0" w:noHBand="0" w:noVBand="1"/>
      </w:tblPr>
      <w:tblGrid>
        <w:gridCol w:w="446"/>
        <w:gridCol w:w="1189"/>
        <w:gridCol w:w="2858"/>
        <w:gridCol w:w="2110"/>
        <w:gridCol w:w="2683"/>
      </w:tblGrid>
      <w:tr w:rsidR="00EA2429" w14:paraId="07CA71F2" w14:textId="77777777">
        <w:tc>
          <w:tcPr>
            <w:tcW w:w="446" w:type="dxa"/>
          </w:tcPr>
          <w:p w14:paraId="4A60A69E" w14:textId="77777777" w:rsidR="00EA2429" w:rsidRDefault="00EA2429">
            <w:pPr>
              <w:widowControl/>
              <w:jc w:val="left"/>
              <w:rPr>
                <w:rFonts w:cs="Calibri"/>
                <w:color w:val="000000"/>
                <w:kern w:val="0"/>
                <w:sz w:val="24"/>
                <w:lang w:bidi="ar"/>
              </w:rPr>
            </w:pPr>
          </w:p>
        </w:tc>
        <w:tc>
          <w:tcPr>
            <w:tcW w:w="1189" w:type="dxa"/>
          </w:tcPr>
          <w:p w14:paraId="78E4E485"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date</w:t>
            </w:r>
          </w:p>
        </w:tc>
        <w:tc>
          <w:tcPr>
            <w:tcW w:w="2858" w:type="dxa"/>
          </w:tcPr>
          <w:p w14:paraId="001FBC74" w14:textId="77777777" w:rsidR="00EA2429" w:rsidRDefault="00000000">
            <w:pPr>
              <w:widowControl/>
              <w:jc w:val="left"/>
              <w:rPr>
                <w:rFonts w:cs="Calibri"/>
                <w:color w:val="000000"/>
                <w:kern w:val="0"/>
                <w:sz w:val="24"/>
                <w:lang w:bidi="ar"/>
              </w:rPr>
            </w:pPr>
            <w:proofErr w:type="gramStart"/>
            <w:r>
              <w:rPr>
                <w:rFonts w:cs="Calibri" w:hint="eastAsia"/>
                <w:color w:val="000000"/>
                <w:kern w:val="0"/>
                <w:sz w:val="24"/>
                <w:lang w:bidi="ar"/>
              </w:rPr>
              <w:t>Sprint(</w:t>
            </w:r>
            <w:proofErr w:type="gramEnd"/>
            <w:r>
              <w:rPr>
                <w:rFonts w:cs="Calibri" w:hint="eastAsia"/>
                <w:color w:val="000000"/>
                <w:kern w:val="0"/>
                <w:sz w:val="24"/>
                <w:lang w:bidi="ar"/>
              </w:rPr>
              <w:t>2 weeks)</w:t>
            </w:r>
          </w:p>
        </w:tc>
        <w:tc>
          <w:tcPr>
            <w:tcW w:w="2110" w:type="dxa"/>
          </w:tcPr>
          <w:p w14:paraId="5C8D649D"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Goals</w:t>
            </w:r>
          </w:p>
        </w:tc>
        <w:tc>
          <w:tcPr>
            <w:tcW w:w="2683" w:type="dxa"/>
          </w:tcPr>
          <w:p w14:paraId="3759B6E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Tasks</w:t>
            </w:r>
          </w:p>
        </w:tc>
      </w:tr>
      <w:tr w:rsidR="00EA2429" w14:paraId="20A0CE91" w14:textId="77777777">
        <w:tc>
          <w:tcPr>
            <w:tcW w:w="446" w:type="dxa"/>
          </w:tcPr>
          <w:p w14:paraId="7C8202F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1</w:t>
            </w:r>
          </w:p>
        </w:tc>
        <w:tc>
          <w:tcPr>
            <w:tcW w:w="1189" w:type="dxa"/>
          </w:tcPr>
          <w:p w14:paraId="22B8A47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2024.1.22</w:t>
            </w:r>
          </w:p>
        </w:tc>
        <w:tc>
          <w:tcPr>
            <w:tcW w:w="2858" w:type="dxa"/>
          </w:tcPr>
          <w:p w14:paraId="2089F78B"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Prototype development and basic framework</w:t>
            </w:r>
          </w:p>
        </w:tc>
        <w:tc>
          <w:tcPr>
            <w:tcW w:w="2110" w:type="dxa"/>
          </w:tcPr>
          <w:p w14:paraId="67EA5D92" w14:textId="77777777" w:rsidR="00EA2429" w:rsidRDefault="00000000">
            <w:pPr>
              <w:widowControl/>
              <w:jc w:val="left"/>
              <w:rPr>
                <w:rFonts w:cs="Calibri"/>
                <w:color w:val="000000"/>
                <w:kern w:val="0"/>
                <w:sz w:val="24"/>
                <w:lang w:bidi="ar"/>
              </w:rPr>
            </w:pPr>
            <w:r>
              <w:rPr>
                <w:rFonts w:cs="Calibri"/>
                <w:color w:val="000000"/>
                <w:kern w:val="0"/>
                <w:sz w:val="24"/>
                <w:lang w:bidi="ar"/>
              </w:rPr>
              <w:t>Establish the basic framework and prototype of the game.</w:t>
            </w:r>
          </w:p>
        </w:tc>
        <w:tc>
          <w:tcPr>
            <w:tcW w:w="2683" w:type="dxa"/>
          </w:tcPr>
          <w:p w14:paraId="25148E38"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Develop the most basic game mechanics and a simple user interface.</w:t>
            </w:r>
          </w:p>
        </w:tc>
      </w:tr>
      <w:tr w:rsidR="00EA2429" w14:paraId="2944A541" w14:textId="77777777">
        <w:tc>
          <w:tcPr>
            <w:tcW w:w="446" w:type="dxa"/>
          </w:tcPr>
          <w:p w14:paraId="54214A72"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w:t>
            </w:r>
          </w:p>
        </w:tc>
        <w:tc>
          <w:tcPr>
            <w:tcW w:w="1189" w:type="dxa"/>
          </w:tcPr>
          <w:p w14:paraId="1C31D2FB"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2024.2.5</w:t>
            </w:r>
          </w:p>
        </w:tc>
        <w:tc>
          <w:tcPr>
            <w:tcW w:w="2858" w:type="dxa"/>
          </w:tcPr>
          <w:p w14:paraId="3E779950"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Core Game Gameplay Development</w:t>
            </w:r>
          </w:p>
        </w:tc>
        <w:tc>
          <w:tcPr>
            <w:tcW w:w="2110" w:type="dxa"/>
          </w:tcPr>
          <w:p w14:paraId="0D41596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To achieve the core gameplay of the game</w:t>
            </w:r>
          </w:p>
        </w:tc>
        <w:tc>
          <w:tcPr>
            <w:tcW w:w="2683" w:type="dxa"/>
          </w:tcPr>
          <w:p w14:paraId="1F0F4E89"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 xml:space="preserve"> Encode the main game features, such as motion control and basic interaction.</w:t>
            </w:r>
          </w:p>
        </w:tc>
      </w:tr>
      <w:tr w:rsidR="00EA2429" w14:paraId="602E3A87" w14:textId="77777777">
        <w:tc>
          <w:tcPr>
            <w:tcW w:w="446" w:type="dxa"/>
          </w:tcPr>
          <w:p w14:paraId="49846D07"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3</w:t>
            </w:r>
          </w:p>
        </w:tc>
        <w:tc>
          <w:tcPr>
            <w:tcW w:w="1189" w:type="dxa"/>
          </w:tcPr>
          <w:p w14:paraId="78578B25"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2024.2.19</w:t>
            </w:r>
          </w:p>
        </w:tc>
        <w:tc>
          <w:tcPr>
            <w:tcW w:w="2858" w:type="dxa"/>
          </w:tcPr>
          <w:p w14:paraId="5181EFF8"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Map Design and Development</w:t>
            </w:r>
          </w:p>
        </w:tc>
        <w:tc>
          <w:tcPr>
            <w:tcW w:w="2110" w:type="dxa"/>
          </w:tcPr>
          <w:p w14:paraId="00DFDBBB"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Design and implement preliminary game map.</w:t>
            </w:r>
          </w:p>
        </w:tc>
        <w:tc>
          <w:tcPr>
            <w:tcW w:w="2683" w:type="dxa"/>
          </w:tcPr>
          <w:p w14:paraId="26FD5839"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Create map of the game and integrate them into the game</w:t>
            </w:r>
          </w:p>
        </w:tc>
      </w:tr>
      <w:tr w:rsidR="00EA2429" w14:paraId="7F7BBE3F" w14:textId="77777777">
        <w:tc>
          <w:tcPr>
            <w:tcW w:w="446" w:type="dxa"/>
          </w:tcPr>
          <w:p w14:paraId="68883EBF"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4</w:t>
            </w:r>
          </w:p>
        </w:tc>
        <w:tc>
          <w:tcPr>
            <w:tcW w:w="1189" w:type="dxa"/>
          </w:tcPr>
          <w:p w14:paraId="4DDC048C"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2024.3.4</w:t>
            </w:r>
          </w:p>
        </w:tc>
        <w:tc>
          <w:tcPr>
            <w:tcW w:w="2858" w:type="dxa"/>
          </w:tcPr>
          <w:p w14:paraId="0CA73C90"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Advanced features and interactivity</w:t>
            </w:r>
          </w:p>
        </w:tc>
        <w:tc>
          <w:tcPr>
            <w:tcW w:w="2110" w:type="dxa"/>
          </w:tcPr>
          <w:p w14:paraId="06CB21A7"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 xml:space="preserve"> Add advanced gaming features and interactivity.</w:t>
            </w:r>
          </w:p>
        </w:tc>
        <w:tc>
          <w:tcPr>
            <w:tcW w:w="2683" w:type="dxa"/>
          </w:tcPr>
          <w:p w14:paraId="39D6C621"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Implement special effects, complex game logic, etc.</w:t>
            </w:r>
          </w:p>
        </w:tc>
      </w:tr>
      <w:tr w:rsidR="00EA2429" w14:paraId="05718E96" w14:textId="77777777">
        <w:tc>
          <w:tcPr>
            <w:tcW w:w="446" w:type="dxa"/>
          </w:tcPr>
          <w:p w14:paraId="493E640F"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5</w:t>
            </w:r>
          </w:p>
        </w:tc>
        <w:tc>
          <w:tcPr>
            <w:tcW w:w="1189" w:type="dxa"/>
          </w:tcPr>
          <w:p w14:paraId="79915FF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2024.3.18</w:t>
            </w:r>
          </w:p>
        </w:tc>
        <w:tc>
          <w:tcPr>
            <w:tcW w:w="2858" w:type="dxa"/>
          </w:tcPr>
          <w:p w14:paraId="591AD89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Testing and Optimization</w:t>
            </w:r>
          </w:p>
        </w:tc>
        <w:tc>
          <w:tcPr>
            <w:tcW w:w="2110" w:type="dxa"/>
          </w:tcPr>
          <w:p w14:paraId="75F35D6F"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To test the game and resolve any issues discovered</w:t>
            </w:r>
          </w:p>
        </w:tc>
        <w:tc>
          <w:tcPr>
            <w:tcW w:w="2683" w:type="dxa"/>
          </w:tcPr>
          <w:p w14:paraId="145469F5"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 xml:space="preserve"> Conduct system testing, optimize performance, and improve user interface.</w:t>
            </w:r>
          </w:p>
        </w:tc>
      </w:tr>
      <w:tr w:rsidR="00EA2429" w14:paraId="45B8499B" w14:textId="77777777">
        <w:tc>
          <w:tcPr>
            <w:tcW w:w="446" w:type="dxa"/>
          </w:tcPr>
          <w:p w14:paraId="7077B4E8"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6</w:t>
            </w:r>
          </w:p>
        </w:tc>
        <w:tc>
          <w:tcPr>
            <w:tcW w:w="1189" w:type="dxa"/>
          </w:tcPr>
          <w:p w14:paraId="3B640CC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2024.4.1</w:t>
            </w:r>
          </w:p>
        </w:tc>
        <w:tc>
          <w:tcPr>
            <w:tcW w:w="2858" w:type="dxa"/>
          </w:tcPr>
          <w:p w14:paraId="084A5EA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Preparing for Beta Release</w:t>
            </w:r>
          </w:p>
        </w:tc>
        <w:tc>
          <w:tcPr>
            <w:tcW w:w="2110" w:type="dxa"/>
          </w:tcPr>
          <w:p w14:paraId="281DB68F"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Prepare for the beta version of the game.</w:t>
            </w:r>
          </w:p>
        </w:tc>
        <w:tc>
          <w:tcPr>
            <w:tcW w:w="2683" w:type="dxa"/>
          </w:tcPr>
          <w:p w14:paraId="16F164E4"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Make final adjustments and optimizations</w:t>
            </w:r>
          </w:p>
        </w:tc>
      </w:tr>
    </w:tbl>
    <w:p w14:paraId="49ECA3CA" w14:textId="77777777" w:rsidR="00EA2429" w:rsidRDefault="00EA2429">
      <w:pPr>
        <w:outlineLvl w:val="1"/>
        <w:rPr>
          <w:rFonts w:ascii="TimesNewRomanPS-BoldMT" w:eastAsia="TimesNewRomanPS-BoldMT" w:hAnsi="TimesNewRomanPS-BoldMT" w:cs="TimesNewRomanPS-BoldMT"/>
          <w:b/>
          <w:bCs/>
          <w:color w:val="000000"/>
          <w:kern w:val="0"/>
          <w:sz w:val="24"/>
          <w:lang w:bidi="ar"/>
        </w:rPr>
      </w:pPr>
    </w:p>
    <w:p w14:paraId="1654461D" w14:textId="77777777" w:rsidR="00EA2429" w:rsidRDefault="00000000">
      <w:pPr>
        <w:outlineLvl w:val="1"/>
      </w:pPr>
      <w:r>
        <w:rPr>
          <w:rFonts w:ascii="TimesNewRomanPS-BoldMT" w:eastAsia="TimesNewRomanPS-BoldMT" w:hAnsi="TimesNewRomanPS-BoldMT" w:cs="TimesNewRomanPS-BoldMT" w:hint="eastAsia"/>
          <w:b/>
          <w:bCs/>
          <w:color w:val="000000"/>
          <w:kern w:val="0"/>
          <w:sz w:val="24"/>
          <w:lang w:bidi="ar"/>
        </w:rPr>
        <w:t>11.3. Version control</w:t>
      </w:r>
      <w:r>
        <w:rPr>
          <w:rFonts w:hint="eastAsia"/>
        </w:rPr>
        <w:t xml:space="preserve"> </w:t>
      </w:r>
    </w:p>
    <w:p w14:paraId="3A12962F" w14:textId="77777777" w:rsidR="00EA2429" w:rsidRDefault="00000000">
      <w:proofErr w:type="spellStart"/>
      <w:r>
        <w:rPr>
          <w:rFonts w:hint="eastAsia"/>
        </w:rPr>
        <w:t>Github</w:t>
      </w:r>
      <w:proofErr w:type="spellEnd"/>
      <w:r>
        <w:rPr>
          <w:rFonts w:hint="eastAsia"/>
        </w:rPr>
        <w:t xml:space="preserve"> is a hosting platform for open source and proprietary software projects. As an </w:t>
      </w:r>
      <w:proofErr w:type="gramStart"/>
      <w:r>
        <w:rPr>
          <w:rFonts w:hint="eastAsia"/>
        </w:rPr>
        <w:t>open source</w:t>
      </w:r>
      <w:proofErr w:type="gramEnd"/>
      <w:r>
        <w:rPr>
          <w:rFonts w:hint="eastAsia"/>
        </w:rPr>
        <w:t xml:space="preserve"> repository and version control system, </w:t>
      </w:r>
      <w:proofErr w:type="spellStart"/>
      <w:r>
        <w:rPr>
          <w:rFonts w:hint="eastAsia"/>
        </w:rPr>
        <w:t>Github</w:t>
      </w:r>
      <w:proofErr w:type="spellEnd"/>
      <w:r>
        <w:rPr>
          <w:rFonts w:hint="eastAsia"/>
        </w:rPr>
        <w:t xml:space="preserve"> has more than 9 million developer users. As more </w:t>
      </w:r>
      <w:r>
        <w:rPr>
          <w:rFonts w:hint="eastAsia"/>
        </w:rPr>
        <w:lastRenderedPageBreak/>
        <w:t xml:space="preserve">and more applications move to the cloud, </w:t>
      </w:r>
      <w:proofErr w:type="spellStart"/>
      <w:r>
        <w:rPr>
          <w:rFonts w:hint="eastAsia"/>
        </w:rPr>
        <w:t>Github</w:t>
      </w:r>
      <w:proofErr w:type="spellEnd"/>
      <w:r>
        <w:rPr>
          <w:rFonts w:hint="eastAsia"/>
        </w:rPr>
        <w:t xml:space="preserve"> has become the preferred method for managing software development and discovering existing code. </w:t>
      </w:r>
      <w:proofErr w:type="gramStart"/>
      <w:r>
        <w:rPr>
          <w:rFonts w:hint="eastAsia"/>
        </w:rPr>
        <w:t>So</w:t>
      </w:r>
      <w:proofErr w:type="gramEnd"/>
      <w:r>
        <w:rPr>
          <w:rFonts w:hint="eastAsia"/>
        </w:rPr>
        <w:t xml:space="preserve"> I'll use </w:t>
      </w:r>
      <w:proofErr w:type="spellStart"/>
      <w:r>
        <w:rPr>
          <w:rFonts w:hint="eastAsia"/>
        </w:rPr>
        <w:t>Github</w:t>
      </w:r>
      <w:proofErr w:type="spellEnd"/>
      <w:r>
        <w:rPr>
          <w:rFonts w:hint="eastAsia"/>
        </w:rPr>
        <w:t xml:space="preserve"> to keep pushing code.</w:t>
      </w:r>
      <w:ins w:id="141" w:author="Mairead Meagher" w:date="2023-12-15T11:09:00Z">
        <w:r w:rsidR="00E403FB">
          <w:t xml:space="preserve"> State when you should push this e.g. at leas</w:t>
        </w:r>
      </w:ins>
      <w:ins w:id="142" w:author="Mairead Meagher" w:date="2023-12-15T11:10:00Z">
        <w:r w:rsidR="00E403FB">
          <w:t>t after every sprint</w:t>
        </w:r>
      </w:ins>
    </w:p>
    <w:p w14:paraId="76186622" w14:textId="77777777" w:rsidR="00EA2429" w:rsidRDefault="00000000">
      <w:pPr>
        <w:rPr>
          <w:ins w:id="143" w:author="Mairead Meagher" w:date="2023-12-15T11:09:00Z"/>
        </w:rPr>
      </w:pPr>
      <w:r>
        <w:rPr>
          <w:rFonts w:hint="eastAsia"/>
        </w:rPr>
        <w:t xml:space="preserve">However, once the project exceeds 100MB, </w:t>
      </w:r>
      <w:proofErr w:type="spellStart"/>
      <w:r>
        <w:rPr>
          <w:rFonts w:hint="eastAsia"/>
        </w:rPr>
        <w:t>Github</w:t>
      </w:r>
      <w:proofErr w:type="spellEnd"/>
      <w:r>
        <w:rPr>
          <w:rFonts w:hint="eastAsia"/>
        </w:rPr>
        <w:t xml:space="preserve"> will refuse to upload it. </w:t>
      </w:r>
      <w:proofErr w:type="gramStart"/>
      <w:r>
        <w:rPr>
          <w:rFonts w:hint="eastAsia"/>
        </w:rPr>
        <w:t>So</w:t>
      </w:r>
      <w:proofErr w:type="gramEnd"/>
      <w:r>
        <w:rPr>
          <w:rFonts w:hint="eastAsia"/>
        </w:rPr>
        <w:t xml:space="preserve"> I only uploaded the part that designed the key code, not the whole project.</w:t>
      </w:r>
    </w:p>
    <w:p w14:paraId="2113171F" w14:textId="77777777" w:rsidR="00E403FB" w:rsidRDefault="00E403FB"/>
    <w:p w14:paraId="746AC1F9" w14:textId="77777777" w:rsidR="00EA2429" w:rsidRDefault="00000000">
      <w:pPr>
        <w:outlineLvl w:val="1"/>
        <w:rPr>
          <w:rFonts w:ascii="TimesNewRomanPS-BoldMT" w:eastAsia="TimesNewRomanPS-BoldMT" w:hAnsi="TimesNewRomanPS-BoldMT" w:cs="TimesNewRomanPS-BoldMT"/>
          <w:b/>
          <w:bCs/>
          <w:color w:val="000000"/>
          <w:kern w:val="0"/>
          <w:sz w:val="24"/>
          <w:lang w:bidi="ar"/>
        </w:rPr>
      </w:pPr>
      <w:r>
        <w:rPr>
          <w:rFonts w:ascii="TimesNewRomanPS-BoldMT" w:eastAsia="TimesNewRomanPS-BoldMT" w:hAnsi="TimesNewRomanPS-BoldMT" w:cs="TimesNewRomanPS-BoldMT" w:hint="eastAsia"/>
          <w:b/>
          <w:bCs/>
          <w:color w:val="000000"/>
          <w:kern w:val="0"/>
          <w:sz w:val="24"/>
          <w:lang w:bidi="ar"/>
        </w:rPr>
        <w:t>11.4. Risk Analysis</w:t>
      </w:r>
    </w:p>
    <w:tbl>
      <w:tblPr>
        <w:tblStyle w:val="Style12"/>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00"/>
        <w:gridCol w:w="1500"/>
        <w:gridCol w:w="1695"/>
        <w:gridCol w:w="2850"/>
      </w:tblGrid>
      <w:tr w:rsidR="00EA2429" w14:paraId="637ECF46" w14:textId="77777777">
        <w:tc>
          <w:tcPr>
            <w:tcW w:w="3000" w:type="dxa"/>
            <w:shd w:val="clear" w:color="auto" w:fill="auto"/>
            <w:tcMar>
              <w:top w:w="100" w:type="dxa"/>
              <w:left w:w="100" w:type="dxa"/>
              <w:bottom w:w="100" w:type="dxa"/>
              <w:right w:w="100" w:type="dxa"/>
            </w:tcMar>
          </w:tcPr>
          <w:p w14:paraId="3EA052C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Risk Description</w:t>
            </w:r>
          </w:p>
        </w:tc>
        <w:tc>
          <w:tcPr>
            <w:tcW w:w="1500" w:type="dxa"/>
            <w:shd w:val="clear" w:color="auto" w:fill="auto"/>
            <w:tcMar>
              <w:top w:w="100" w:type="dxa"/>
              <w:left w:w="100" w:type="dxa"/>
              <w:bottom w:w="100" w:type="dxa"/>
              <w:right w:w="100" w:type="dxa"/>
            </w:tcMar>
          </w:tcPr>
          <w:p w14:paraId="2793CC7F"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Risk Probability</w:t>
            </w:r>
          </w:p>
        </w:tc>
        <w:tc>
          <w:tcPr>
            <w:tcW w:w="1695" w:type="dxa"/>
            <w:shd w:val="clear" w:color="auto" w:fill="auto"/>
            <w:tcMar>
              <w:top w:w="100" w:type="dxa"/>
              <w:left w:w="100" w:type="dxa"/>
              <w:bottom w:w="100" w:type="dxa"/>
              <w:right w:w="100" w:type="dxa"/>
            </w:tcMar>
          </w:tcPr>
          <w:p w14:paraId="6C18ECD1"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Risk Impact</w:t>
            </w:r>
          </w:p>
        </w:tc>
        <w:tc>
          <w:tcPr>
            <w:tcW w:w="2850" w:type="dxa"/>
            <w:shd w:val="clear" w:color="auto" w:fill="auto"/>
            <w:tcMar>
              <w:top w:w="100" w:type="dxa"/>
              <w:left w:w="100" w:type="dxa"/>
              <w:bottom w:w="100" w:type="dxa"/>
              <w:right w:w="100" w:type="dxa"/>
            </w:tcMar>
          </w:tcPr>
          <w:p w14:paraId="1341EF1C"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Risk Mitigation Strategy</w:t>
            </w:r>
          </w:p>
        </w:tc>
      </w:tr>
      <w:tr w:rsidR="00EA2429" w14:paraId="18BDBC6F" w14:textId="77777777">
        <w:tc>
          <w:tcPr>
            <w:tcW w:w="3000" w:type="dxa"/>
            <w:shd w:val="clear" w:color="auto" w:fill="auto"/>
            <w:tcMar>
              <w:top w:w="100" w:type="dxa"/>
              <w:left w:w="100" w:type="dxa"/>
              <w:bottom w:w="100" w:type="dxa"/>
              <w:right w:w="100" w:type="dxa"/>
            </w:tcMar>
          </w:tcPr>
          <w:p w14:paraId="12E2A2EC"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Underestimating engineering difficulty</w:t>
            </w:r>
          </w:p>
        </w:tc>
        <w:tc>
          <w:tcPr>
            <w:tcW w:w="1500" w:type="dxa"/>
            <w:shd w:val="clear" w:color="auto" w:fill="auto"/>
            <w:tcMar>
              <w:top w:w="100" w:type="dxa"/>
              <w:left w:w="100" w:type="dxa"/>
              <w:bottom w:w="100" w:type="dxa"/>
              <w:right w:w="100" w:type="dxa"/>
            </w:tcMar>
          </w:tcPr>
          <w:p w14:paraId="1B910031"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High</w:t>
            </w:r>
          </w:p>
        </w:tc>
        <w:tc>
          <w:tcPr>
            <w:tcW w:w="1695" w:type="dxa"/>
            <w:shd w:val="clear" w:color="auto" w:fill="auto"/>
            <w:tcMar>
              <w:top w:w="100" w:type="dxa"/>
              <w:left w:w="100" w:type="dxa"/>
              <w:bottom w:w="100" w:type="dxa"/>
              <w:right w:w="100" w:type="dxa"/>
            </w:tcMar>
          </w:tcPr>
          <w:p w14:paraId="24C12414"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High</w:t>
            </w:r>
          </w:p>
        </w:tc>
        <w:tc>
          <w:tcPr>
            <w:tcW w:w="2850" w:type="dxa"/>
            <w:shd w:val="clear" w:color="auto" w:fill="auto"/>
            <w:tcMar>
              <w:top w:w="100" w:type="dxa"/>
              <w:left w:w="100" w:type="dxa"/>
              <w:bottom w:w="100" w:type="dxa"/>
              <w:right w:w="100" w:type="dxa"/>
            </w:tcMar>
          </w:tcPr>
          <w:p w14:paraId="2091E9A9" w14:textId="77777777" w:rsidR="00EA2429" w:rsidRDefault="00EA2429">
            <w:pPr>
              <w:widowControl/>
              <w:jc w:val="left"/>
              <w:rPr>
                <w:rFonts w:cs="Calibri"/>
                <w:color w:val="000000"/>
                <w:kern w:val="0"/>
                <w:sz w:val="24"/>
                <w:lang w:bidi="ar"/>
              </w:rPr>
            </w:pPr>
          </w:p>
        </w:tc>
      </w:tr>
      <w:tr w:rsidR="00EA2429" w14:paraId="000598C8" w14:textId="77777777">
        <w:tc>
          <w:tcPr>
            <w:tcW w:w="3000" w:type="dxa"/>
            <w:shd w:val="clear" w:color="auto" w:fill="auto"/>
            <w:tcMar>
              <w:top w:w="100" w:type="dxa"/>
              <w:left w:w="100" w:type="dxa"/>
              <w:bottom w:w="100" w:type="dxa"/>
              <w:right w:w="100" w:type="dxa"/>
            </w:tcMar>
          </w:tcPr>
          <w:p w14:paraId="41F29F1A"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Contracting illness</w:t>
            </w:r>
          </w:p>
        </w:tc>
        <w:tc>
          <w:tcPr>
            <w:tcW w:w="1500" w:type="dxa"/>
            <w:shd w:val="clear" w:color="auto" w:fill="auto"/>
            <w:tcMar>
              <w:top w:w="100" w:type="dxa"/>
              <w:left w:w="100" w:type="dxa"/>
              <w:bottom w:w="100" w:type="dxa"/>
              <w:right w:w="100" w:type="dxa"/>
            </w:tcMar>
          </w:tcPr>
          <w:p w14:paraId="13CE8BCE"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Low</w:t>
            </w:r>
          </w:p>
        </w:tc>
        <w:tc>
          <w:tcPr>
            <w:tcW w:w="1695" w:type="dxa"/>
            <w:shd w:val="clear" w:color="auto" w:fill="auto"/>
            <w:tcMar>
              <w:top w:w="100" w:type="dxa"/>
              <w:left w:w="100" w:type="dxa"/>
              <w:bottom w:w="100" w:type="dxa"/>
              <w:right w:w="100" w:type="dxa"/>
            </w:tcMar>
          </w:tcPr>
          <w:p w14:paraId="75D60BC4"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Low</w:t>
            </w:r>
          </w:p>
        </w:tc>
        <w:tc>
          <w:tcPr>
            <w:tcW w:w="2850" w:type="dxa"/>
            <w:shd w:val="clear" w:color="auto" w:fill="auto"/>
            <w:tcMar>
              <w:top w:w="100" w:type="dxa"/>
              <w:left w:w="100" w:type="dxa"/>
              <w:bottom w:w="100" w:type="dxa"/>
              <w:right w:w="100" w:type="dxa"/>
            </w:tcMar>
          </w:tcPr>
          <w:p w14:paraId="2F8E454E"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Avoiding Sickness</w:t>
            </w:r>
          </w:p>
        </w:tc>
      </w:tr>
      <w:tr w:rsidR="00EA2429" w14:paraId="0A31D26F" w14:textId="77777777">
        <w:tc>
          <w:tcPr>
            <w:tcW w:w="3000" w:type="dxa"/>
            <w:shd w:val="clear" w:color="auto" w:fill="auto"/>
            <w:tcMar>
              <w:top w:w="100" w:type="dxa"/>
              <w:left w:w="100" w:type="dxa"/>
              <w:bottom w:w="100" w:type="dxa"/>
              <w:right w:w="100" w:type="dxa"/>
            </w:tcMar>
          </w:tcPr>
          <w:p w14:paraId="71C2E328"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Inability to meet deadlines</w:t>
            </w:r>
          </w:p>
        </w:tc>
        <w:tc>
          <w:tcPr>
            <w:tcW w:w="1500" w:type="dxa"/>
            <w:shd w:val="clear" w:color="auto" w:fill="auto"/>
            <w:tcMar>
              <w:top w:w="100" w:type="dxa"/>
              <w:left w:w="100" w:type="dxa"/>
              <w:bottom w:w="100" w:type="dxa"/>
              <w:right w:w="100" w:type="dxa"/>
            </w:tcMar>
          </w:tcPr>
          <w:p w14:paraId="5C915FB4"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Med</w:t>
            </w:r>
          </w:p>
        </w:tc>
        <w:tc>
          <w:tcPr>
            <w:tcW w:w="1695" w:type="dxa"/>
            <w:shd w:val="clear" w:color="auto" w:fill="auto"/>
            <w:tcMar>
              <w:top w:w="100" w:type="dxa"/>
              <w:left w:w="100" w:type="dxa"/>
              <w:bottom w:w="100" w:type="dxa"/>
              <w:right w:w="100" w:type="dxa"/>
            </w:tcMar>
          </w:tcPr>
          <w:p w14:paraId="501172DA"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Med</w:t>
            </w:r>
          </w:p>
        </w:tc>
        <w:tc>
          <w:tcPr>
            <w:tcW w:w="2850" w:type="dxa"/>
            <w:shd w:val="clear" w:color="auto" w:fill="auto"/>
            <w:tcMar>
              <w:top w:w="100" w:type="dxa"/>
              <w:left w:w="100" w:type="dxa"/>
              <w:bottom w:w="100" w:type="dxa"/>
              <w:right w:w="100" w:type="dxa"/>
            </w:tcMar>
          </w:tcPr>
          <w:p w14:paraId="486FF5B4" w14:textId="77777777" w:rsidR="00EA2429" w:rsidRDefault="00EA2429">
            <w:pPr>
              <w:widowControl/>
              <w:jc w:val="left"/>
              <w:rPr>
                <w:rFonts w:cs="Calibri"/>
                <w:color w:val="000000"/>
                <w:kern w:val="0"/>
                <w:sz w:val="24"/>
                <w:lang w:bidi="ar"/>
              </w:rPr>
            </w:pPr>
          </w:p>
        </w:tc>
      </w:tr>
      <w:tr w:rsidR="00EA2429" w14:paraId="56DC7DDF" w14:textId="77777777">
        <w:tc>
          <w:tcPr>
            <w:tcW w:w="3000" w:type="dxa"/>
            <w:shd w:val="clear" w:color="auto" w:fill="auto"/>
            <w:tcMar>
              <w:top w:w="100" w:type="dxa"/>
              <w:left w:w="100" w:type="dxa"/>
              <w:bottom w:w="100" w:type="dxa"/>
              <w:right w:w="100" w:type="dxa"/>
            </w:tcMar>
          </w:tcPr>
          <w:p w14:paraId="3462B036" w14:textId="77777777" w:rsidR="00EA2429" w:rsidRDefault="00000000">
            <w:pPr>
              <w:widowControl/>
              <w:jc w:val="left"/>
              <w:rPr>
                <w:rFonts w:cs="Calibri"/>
                <w:color w:val="000000"/>
                <w:kern w:val="0"/>
                <w:sz w:val="24"/>
                <w:lang w:bidi="ar"/>
              </w:rPr>
            </w:pPr>
            <w:proofErr w:type="spellStart"/>
            <w:r>
              <w:rPr>
                <w:rFonts w:cs="Calibri" w:hint="eastAsia"/>
                <w:color w:val="000000"/>
                <w:kern w:val="0"/>
                <w:sz w:val="24"/>
                <w:lang w:bidi="ar"/>
              </w:rPr>
              <w:t>Lose</w:t>
            </w:r>
            <w:proofErr w:type="spellEnd"/>
            <w:r>
              <w:rPr>
                <w:rFonts w:cs="Calibri" w:hint="eastAsia"/>
                <w:color w:val="000000"/>
                <w:kern w:val="0"/>
                <w:sz w:val="24"/>
                <w:lang w:bidi="ar"/>
              </w:rPr>
              <w:t xml:space="preserve"> of Report/Documentation</w:t>
            </w:r>
          </w:p>
        </w:tc>
        <w:tc>
          <w:tcPr>
            <w:tcW w:w="1500" w:type="dxa"/>
            <w:shd w:val="clear" w:color="auto" w:fill="auto"/>
            <w:tcMar>
              <w:top w:w="100" w:type="dxa"/>
              <w:left w:w="100" w:type="dxa"/>
              <w:bottom w:w="100" w:type="dxa"/>
              <w:right w:w="100" w:type="dxa"/>
            </w:tcMar>
          </w:tcPr>
          <w:p w14:paraId="490ED0D2"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Low</w:t>
            </w:r>
          </w:p>
        </w:tc>
        <w:tc>
          <w:tcPr>
            <w:tcW w:w="1695" w:type="dxa"/>
            <w:shd w:val="clear" w:color="auto" w:fill="auto"/>
            <w:tcMar>
              <w:top w:w="100" w:type="dxa"/>
              <w:left w:w="100" w:type="dxa"/>
              <w:bottom w:w="100" w:type="dxa"/>
              <w:right w:w="100" w:type="dxa"/>
            </w:tcMar>
          </w:tcPr>
          <w:p w14:paraId="586DF3E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High</w:t>
            </w:r>
          </w:p>
        </w:tc>
        <w:tc>
          <w:tcPr>
            <w:tcW w:w="2850" w:type="dxa"/>
            <w:shd w:val="clear" w:color="auto" w:fill="auto"/>
            <w:tcMar>
              <w:top w:w="100" w:type="dxa"/>
              <w:left w:w="100" w:type="dxa"/>
              <w:bottom w:w="100" w:type="dxa"/>
              <w:right w:w="100" w:type="dxa"/>
            </w:tcMar>
          </w:tcPr>
          <w:p w14:paraId="0D321F0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Documentation stored on Baidu Yun Drive with regular Copies stored on several devices locally.</w:t>
            </w:r>
          </w:p>
        </w:tc>
      </w:tr>
      <w:tr w:rsidR="00EA2429" w14:paraId="5ABEFFE3" w14:textId="77777777">
        <w:tc>
          <w:tcPr>
            <w:tcW w:w="3000" w:type="dxa"/>
            <w:shd w:val="clear" w:color="auto" w:fill="auto"/>
            <w:tcMar>
              <w:top w:w="100" w:type="dxa"/>
              <w:left w:w="100" w:type="dxa"/>
              <w:bottom w:w="100" w:type="dxa"/>
              <w:right w:w="100" w:type="dxa"/>
            </w:tcMar>
          </w:tcPr>
          <w:p w14:paraId="63D5AE4C" w14:textId="77777777" w:rsidR="00EA2429" w:rsidRDefault="00000000">
            <w:pPr>
              <w:widowControl/>
              <w:jc w:val="left"/>
              <w:rPr>
                <w:rFonts w:cs="Calibri"/>
                <w:color w:val="000000"/>
                <w:kern w:val="0"/>
                <w:sz w:val="24"/>
                <w:lang w:bidi="ar"/>
              </w:rPr>
            </w:pPr>
            <w:proofErr w:type="spellStart"/>
            <w:r>
              <w:rPr>
                <w:rFonts w:cs="Calibri" w:hint="eastAsia"/>
                <w:color w:val="000000"/>
                <w:kern w:val="0"/>
                <w:sz w:val="24"/>
                <w:lang w:bidi="ar"/>
              </w:rPr>
              <w:t>Lose</w:t>
            </w:r>
            <w:proofErr w:type="spellEnd"/>
            <w:r>
              <w:rPr>
                <w:rFonts w:cs="Calibri" w:hint="eastAsia"/>
                <w:color w:val="000000"/>
                <w:kern w:val="0"/>
                <w:sz w:val="24"/>
                <w:lang w:bidi="ar"/>
              </w:rPr>
              <w:t xml:space="preserve"> of Project/Workspace</w:t>
            </w:r>
          </w:p>
        </w:tc>
        <w:tc>
          <w:tcPr>
            <w:tcW w:w="1500" w:type="dxa"/>
            <w:shd w:val="clear" w:color="auto" w:fill="auto"/>
            <w:tcMar>
              <w:top w:w="100" w:type="dxa"/>
              <w:left w:w="100" w:type="dxa"/>
              <w:bottom w:w="100" w:type="dxa"/>
              <w:right w:w="100" w:type="dxa"/>
            </w:tcMar>
          </w:tcPr>
          <w:p w14:paraId="178C9518"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Med</w:t>
            </w:r>
          </w:p>
        </w:tc>
        <w:tc>
          <w:tcPr>
            <w:tcW w:w="1695" w:type="dxa"/>
            <w:shd w:val="clear" w:color="auto" w:fill="auto"/>
            <w:tcMar>
              <w:top w:w="100" w:type="dxa"/>
              <w:left w:w="100" w:type="dxa"/>
              <w:bottom w:w="100" w:type="dxa"/>
              <w:right w:w="100" w:type="dxa"/>
            </w:tcMar>
          </w:tcPr>
          <w:p w14:paraId="07407A6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High</w:t>
            </w:r>
          </w:p>
        </w:tc>
        <w:tc>
          <w:tcPr>
            <w:tcW w:w="2850" w:type="dxa"/>
            <w:shd w:val="clear" w:color="auto" w:fill="auto"/>
            <w:tcMar>
              <w:top w:w="100" w:type="dxa"/>
              <w:left w:w="100" w:type="dxa"/>
              <w:bottom w:w="100" w:type="dxa"/>
              <w:right w:w="100" w:type="dxa"/>
            </w:tcMar>
          </w:tcPr>
          <w:p w14:paraId="4FA3D213"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 xml:space="preserve">Project stored on Baidu Yun Drive with regular Copies stored on several devices </w:t>
            </w:r>
            <w:proofErr w:type="spellStart"/>
            <w:proofErr w:type="gramStart"/>
            <w:r>
              <w:rPr>
                <w:rFonts w:cs="Calibri" w:hint="eastAsia"/>
                <w:color w:val="000000"/>
                <w:kern w:val="0"/>
                <w:sz w:val="24"/>
                <w:lang w:bidi="ar"/>
              </w:rPr>
              <w:t>locally.kept</w:t>
            </w:r>
            <w:proofErr w:type="spellEnd"/>
            <w:proofErr w:type="gramEnd"/>
            <w:r>
              <w:rPr>
                <w:rFonts w:cs="Calibri" w:hint="eastAsia"/>
                <w:color w:val="000000"/>
                <w:kern w:val="0"/>
                <w:sz w:val="24"/>
                <w:lang w:bidi="ar"/>
              </w:rPr>
              <w:t xml:space="preserve"> on local devices.</w:t>
            </w:r>
          </w:p>
        </w:tc>
      </w:tr>
    </w:tbl>
    <w:p w14:paraId="6C6B9143" w14:textId="77777777" w:rsidR="00EA2429" w:rsidRDefault="00EA2429">
      <w:pPr>
        <w:rPr>
          <w:rFonts w:ascii="TimesNewRomanPS-BoldMT" w:eastAsia="TimesNewRomanPS-BoldMT" w:hAnsi="TimesNewRomanPS-BoldMT" w:cs="TimesNewRomanPS-BoldMT"/>
          <w:b/>
          <w:bCs/>
          <w:color w:val="000000"/>
          <w:kern w:val="0"/>
          <w:sz w:val="24"/>
          <w:lang w:bidi="ar"/>
        </w:rPr>
      </w:pPr>
    </w:p>
    <w:p w14:paraId="75B0A375" w14:textId="77777777" w:rsidR="00EA2429" w:rsidRDefault="00000000">
      <w:pPr>
        <w:outlineLvl w:val="1"/>
      </w:pPr>
      <w:r>
        <w:rPr>
          <w:rFonts w:ascii="TimesNewRomanPS-BoldMT" w:eastAsia="TimesNewRomanPS-BoldMT" w:hAnsi="TimesNewRomanPS-BoldMT" w:cs="TimesNewRomanPS-BoldMT" w:hint="eastAsia"/>
          <w:b/>
          <w:bCs/>
          <w:color w:val="000000"/>
          <w:kern w:val="0"/>
          <w:sz w:val="24"/>
          <w:lang w:bidi="ar"/>
        </w:rPr>
        <w:t>11.5. Test Plan</w:t>
      </w:r>
      <w:r>
        <w:rPr>
          <w:rFonts w:hint="eastAsia"/>
        </w:rPr>
        <w:t xml:space="preserve"> </w:t>
      </w:r>
    </w:p>
    <w:tbl>
      <w:tblPr>
        <w:tblStyle w:val="Style13"/>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08"/>
        <w:gridCol w:w="7822"/>
      </w:tblGrid>
      <w:tr w:rsidR="00EA2429" w14:paraId="77FBBCBB" w14:textId="77777777">
        <w:tc>
          <w:tcPr>
            <w:tcW w:w="1208" w:type="dxa"/>
            <w:shd w:val="clear" w:color="auto" w:fill="auto"/>
            <w:tcMar>
              <w:top w:w="100" w:type="dxa"/>
              <w:left w:w="100" w:type="dxa"/>
              <w:bottom w:w="100" w:type="dxa"/>
              <w:right w:w="100" w:type="dxa"/>
            </w:tcMar>
          </w:tcPr>
          <w:p w14:paraId="147BC3E8" w14:textId="77777777" w:rsidR="00EA2429" w:rsidRDefault="00EA2429">
            <w:pPr>
              <w:widowControl/>
              <w:jc w:val="left"/>
              <w:rPr>
                <w:rFonts w:cs="Calibri"/>
                <w:color w:val="000000"/>
                <w:kern w:val="0"/>
                <w:sz w:val="24"/>
                <w:lang w:bidi="ar"/>
              </w:rPr>
            </w:pPr>
          </w:p>
        </w:tc>
        <w:tc>
          <w:tcPr>
            <w:tcW w:w="7822" w:type="dxa"/>
            <w:shd w:val="clear" w:color="auto" w:fill="auto"/>
            <w:tcMar>
              <w:top w:w="100" w:type="dxa"/>
              <w:left w:w="100" w:type="dxa"/>
              <w:bottom w:w="100" w:type="dxa"/>
              <w:right w:w="100" w:type="dxa"/>
            </w:tcMar>
          </w:tcPr>
          <w:p w14:paraId="6B174D42"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Test Plan</w:t>
            </w:r>
          </w:p>
        </w:tc>
      </w:tr>
      <w:tr w:rsidR="00EA2429" w14:paraId="304A895B" w14:textId="77777777">
        <w:tc>
          <w:tcPr>
            <w:tcW w:w="1208" w:type="dxa"/>
            <w:shd w:val="clear" w:color="auto" w:fill="auto"/>
            <w:tcMar>
              <w:top w:w="100" w:type="dxa"/>
              <w:left w:w="100" w:type="dxa"/>
              <w:bottom w:w="100" w:type="dxa"/>
              <w:right w:w="100" w:type="dxa"/>
            </w:tcMar>
          </w:tcPr>
          <w:p w14:paraId="0F845789"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When?</w:t>
            </w:r>
          </w:p>
        </w:tc>
        <w:tc>
          <w:tcPr>
            <w:tcW w:w="7822" w:type="dxa"/>
            <w:shd w:val="clear" w:color="auto" w:fill="auto"/>
            <w:tcMar>
              <w:top w:w="100" w:type="dxa"/>
              <w:left w:w="100" w:type="dxa"/>
              <w:bottom w:w="100" w:type="dxa"/>
              <w:right w:w="100" w:type="dxa"/>
            </w:tcMar>
          </w:tcPr>
          <w:p w14:paraId="631ED12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At the end of every sprint.</w:t>
            </w:r>
          </w:p>
        </w:tc>
      </w:tr>
      <w:tr w:rsidR="00EA2429" w14:paraId="015B5C0B" w14:textId="77777777">
        <w:tc>
          <w:tcPr>
            <w:tcW w:w="1208" w:type="dxa"/>
            <w:shd w:val="clear" w:color="auto" w:fill="auto"/>
            <w:tcMar>
              <w:top w:w="100" w:type="dxa"/>
              <w:left w:w="100" w:type="dxa"/>
              <w:bottom w:w="100" w:type="dxa"/>
              <w:right w:w="100" w:type="dxa"/>
            </w:tcMar>
          </w:tcPr>
          <w:p w14:paraId="368426C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Who?</w:t>
            </w:r>
          </w:p>
        </w:tc>
        <w:tc>
          <w:tcPr>
            <w:tcW w:w="7822" w:type="dxa"/>
            <w:shd w:val="clear" w:color="auto" w:fill="auto"/>
            <w:tcMar>
              <w:top w:w="100" w:type="dxa"/>
              <w:left w:w="100" w:type="dxa"/>
              <w:bottom w:w="100" w:type="dxa"/>
              <w:right w:w="100" w:type="dxa"/>
            </w:tcMar>
          </w:tcPr>
          <w:p w14:paraId="06D0550C"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Members of available game groups</w:t>
            </w:r>
          </w:p>
        </w:tc>
      </w:tr>
      <w:tr w:rsidR="00EA2429" w14:paraId="45EB4E4E" w14:textId="77777777">
        <w:tc>
          <w:tcPr>
            <w:tcW w:w="1208" w:type="dxa"/>
            <w:shd w:val="clear" w:color="auto" w:fill="auto"/>
            <w:tcMar>
              <w:top w:w="100" w:type="dxa"/>
              <w:left w:w="100" w:type="dxa"/>
              <w:bottom w:w="100" w:type="dxa"/>
              <w:right w:w="100" w:type="dxa"/>
            </w:tcMar>
          </w:tcPr>
          <w:p w14:paraId="28E6CBB1"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Where?</w:t>
            </w:r>
          </w:p>
        </w:tc>
        <w:tc>
          <w:tcPr>
            <w:tcW w:w="7822" w:type="dxa"/>
            <w:shd w:val="clear" w:color="auto" w:fill="auto"/>
            <w:tcMar>
              <w:top w:w="100" w:type="dxa"/>
              <w:left w:w="100" w:type="dxa"/>
              <w:bottom w:w="100" w:type="dxa"/>
              <w:right w:w="100" w:type="dxa"/>
            </w:tcMar>
          </w:tcPr>
          <w:p w14:paraId="392119E6"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Send testers a test version of the game via the game forum. The lack of connection between developers and testers facilitates critical analysis.</w:t>
            </w:r>
          </w:p>
        </w:tc>
      </w:tr>
      <w:tr w:rsidR="00EA2429" w14:paraId="218A3584" w14:textId="77777777">
        <w:tc>
          <w:tcPr>
            <w:tcW w:w="1208" w:type="dxa"/>
            <w:shd w:val="clear" w:color="auto" w:fill="auto"/>
            <w:tcMar>
              <w:top w:w="100" w:type="dxa"/>
              <w:left w:w="100" w:type="dxa"/>
              <w:bottom w:w="100" w:type="dxa"/>
              <w:right w:w="100" w:type="dxa"/>
            </w:tcMar>
          </w:tcPr>
          <w:p w14:paraId="6F27DBE7"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What?</w:t>
            </w:r>
          </w:p>
        </w:tc>
        <w:tc>
          <w:tcPr>
            <w:tcW w:w="7822" w:type="dxa"/>
            <w:shd w:val="clear" w:color="auto" w:fill="auto"/>
            <w:tcMar>
              <w:top w:w="100" w:type="dxa"/>
              <w:left w:w="100" w:type="dxa"/>
              <w:bottom w:w="100" w:type="dxa"/>
              <w:right w:w="100" w:type="dxa"/>
            </w:tcMar>
          </w:tcPr>
          <w:p w14:paraId="672C1764"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Specific problems found during development.</w:t>
            </w:r>
          </w:p>
        </w:tc>
      </w:tr>
      <w:tr w:rsidR="00EA2429" w14:paraId="3E04F533" w14:textId="77777777">
        <w:tc>
          <w:tcPr>
            <w:tcW w:w="1208" w:type="dxa"/>
            <w:shd w:val="clear" w:color="auto" w:fill="auto"/>
            <w:tcMar>
              <w:top w:w="100" w:type="dxa"/>
              <w:left w:w="100" w:type="dxa"/>
              <w:bottom w:w="100" w:type="dxa"/>
              <w:right w:w="100" w:type="dxa"/>
            </w:tcMar>
          </w:tcPr>
          <w:p w14:paraId="4E33C8CB"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How?</w:t>
            </w:r>
          </w:p>
        </w:tc>
        <w:tc>
          <w:tcPr>
            <w:tcW w:w="7822" w:type="dxa"/>
            <w:shd w:val="clear" w:color="auto" w:fill="auto"/>
            <w:tcMar>
              <w:top w:w="100" w:type="dxa"/>
              <w:left w:w="100" w:type="dxa"/>
              <w:bottom w:w="100" w:type="dxa"/>
              <w:right w:w="100" w:type="dxa"/>
            </w:tcMar>
          </w:tcPr>
          <w:p w14:paraId="33AAE44C" w14:textId="77777777" w:rsidR="00EA2429" w:rsidRDefault="00000000">
            <w:pPr>
              <w:widowControl/>
              <w:jc w:val="left"/>
              <w:rPr>
                <w:rFonts w:cs="Calibri"/>
                <w:color w:val="000000"/>
                <w:kern w:val="0"/>
                <w:sz w:val="24"/>
                <w:lang w:bidi="ar"/>
              </w:rPr>
            </w:pPr>
            <w:r>
              <w:rPr>
                <w:rFonts w:cs="Calibri" w:hint="eastAsia"/>
                <w:color w:val="000000"/>
                <w:kern w:val="0"/>
                <w:sz w:val="24"/>
                <w:lang w:bidi="ar"/>
              </w:rPr>
              <w:t xml:space="preserve">The developer will not be present and will provide </w:t>
            </w:r>
            <w:proofErr w:type="spellStart"/>
            <w:r>
              <w:rPr>
                <w:rFonts w:cs="Calibri" w:hint="eastAsia"/>
                <w:color w:val="000000"/>
                <w:kern w:val="0"/>
                <w:sz w:val="24"/>
                <w:lang w:bidi="ar"/>
              </w:rPr>
              <w:t>playtesters</w:t>
            </w:r>
            <w:proofErr w:type="spellEnd"/>
            <w:r>
              <w:rPr>
                <w:rFonts w:cs="Calibri" w:hint="eastAsia"/>
                <w:color w:val="000000"/>
                <w:kern w:val="0"/>
                <w:sz w:val="24"/>
                <w:lang w:bidi="ar"/>
              </w:rPr>
              <w:t xml:space="preserve"> with the game executable and a short questionnaire. Outside of the questionnaire, they can also make any complaints or suggestions they may have.</w:t>
            </w:r>
          </w:p>
        </w:tc>
      </w:tr>
    </w:tbl>
    <w:p w14:paraId="5F3F8B34" w14:textId="77777777" w:rsidR="00EA2429" w:rsidRDefault="00EA2429"/>
    <w:p w14:paraId="23CC3664" w14:textId="77777777" w:rsidR="00EA2429" w:rsidRDefault="00EA2429"/>
    <w:sectPr w:rsidR="00EA24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NewRomanPS-Bold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46C7C8"/>
    <w:multiLevelType w:val="singleLevel"/>
    <w:tmpl w:val="C746C7C8"/>
    <w:lvl w:ilvl="0">
      <w:start w:val="1"/>
      <w:numFmt w:val="bullet"/>
      <w:lvlText w:val=""/>
      <w:lvlJc w:val="left"/>
      <w:pPr>
        <w:ind w:left="846" w:hanging="420"/>
      </w:pPr>
      <w:rPr>
        <w:rFonts w:ascii="Wingdings" w:hAnsi="Wingdings" w:hint="default"/>
      </w:rPr>
    </w:lvl>
  </w:abstractNum>
  <w:abstractNum w:abstractNumId="1" w15:restartNumberingAfterBreak="0">
    <w:nsid w:val="06FA58C4"/>
    <w:multiLevelType w:val="hybridMultilevel"/>
    <w:tmpl w:val="2F0E7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D537F5"/>
    <w:multiLevelType w:val="hybridMultilevel"/>
    <w:tmpl w:val="FAF2A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0B01D5"/>
    <w:multiLevelType w:val="hybridMultilevel"/>
    <w:tmpl w:val="DA6E3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842F13"/>
    <w:multiLevelType w:val="hybridMultilevel"/>
    <w:tmpl w:val="2E027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982071">
    <w:abstractNumId w:val="0"/>
  </w:num>
  <w:num w:numId="2" w16cid:durableId="454452256">
    <w:abstractNumId w:val="3"/>
  </w:num>
  <w:num w:numId="3" w16cid:durableId="2145926204">
    <w:abstractNumId w:val="1"/>
  </w:num>
  <w:num w:numId="4" w16cid:durableId="60489920">
    <w:abstractNumId w:val="4"/>
  </w:num>
  <w:num w:numId="5" w16cid:durableId="96003745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read Meagher">
    <w15:presenceInfo w15:providerId="AD" w15:userId="S::mmeagher@wit.ie::1cd013a5-0381-46e7-812e-6710bafa9177"/>
  </w15:person>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UxYjQxYmFkZmVmYjk0ZTRmMTUwM2EwMmJiMDFkNTUifQ=="/>
  </w:docVars>
  <w:rsids>
    <w:rsidRoot w:val="00EA2429"/>
    <w:rsid w:val="001A3F89"/>
    <w:rsid w:val="001E77C1"/>
    <w:rsid w:val="008F78A5"/>
    <w:rsid w:val="0092711F"/>
    <w:rsid w:val="00A71A9D"/>
    <w:rsid w:val="00E403FB"/>
    <w:rsid w:val="00EA2429"/>
    <w:rsid w:val="011746DD"/>
    <w:rsid w:val="02C61DCD"/>
    <w:rsid w:val="041D5D2D"/>
    <w:rsid w:val="04476C6C"/>
    <w:rsid w:val="04C4541E"/>
    <w:rsid w:val="05990531"/>
    <w:rsid w:val="099C7E68"/>
    <w:rsid w:val="09BE21E4"/>
    <w:rsid w:val="0AF01559"/>
    <w:rsid w:val="0D1769BC"/>
    <w:rsid w:val="0FE6364E"/>
    <w:rsid w:val="121467EF"/>
    <w:rsid w:val="12B90F04"/>
    <w:rsid w:val="156E6427"/>
    <w:rsid w:val="16A13043"/>
    <w:rsid w:val="17B32B69"/>
    <w:rsid w:val="17F02BDE"/>
    <w:rsid w:val="19386F15"/>
    <w:rsid w:val="1A712403"/>
    <w:rsid w:val="1C4457DB"/>
    <w:rsid w:val="1C4F1E80"/>
    <w:rsid w:val="1C6B037B"/>
    <w:rsid w:val="1FDE7CE8"/>
    <w:rsid w:val="22EC228A"/>
    <w:rsid w:val="241D112B"/>
    <w:rsid w:val="26365B3A"/>
    <w:rsid w:val="287C6B11"/>
    <w:rsid w:val="29302B74"/>
    <w:rsid w:val="2DDE4AEF"/>
    <w:rsid w:val="2EE0127F"/>
    <w:rsid w:val="311F6ADB"/>
    <w:rsid w:val="37A17890"/>
    <w:rsid w:val="388B0B98"/>
    <w:rsid w:val="39683658"/>
    <w:rsid w:val="3BB1433A"/>
    <w:rsid w:val="3C0C7665"/>
    <w:rsid w:val="3C215F09"/>
    <w:rsid w:val="437C1DC0"/>
    <w:rsid w:val="46087150"/>
    <w:rsid w:val="4A2A791B"/>
    <w:rsid w:val="4BEC797C"/>
    <w:rsid w:val="4BF134F0"/>
    <w:rsid w:val="4C504E16"/>
    <w:rsid w:val="54482775"/>
    <w:rsid w:val="588B1DEB"/>
    <w:rsid w:val="5A224CD5"/>
    <w:rsid w:val="5C4B7407"/>
    <w:rsid w:val="5C824D66"/>
    <w:rsid w:val="5D2B3164"/>
    <w:rsid w:val="62F60B69"/>
    <w:rsid w:val="63462C3F"/>
    <w:rsid w:val="65FD004D"/>
    <w:rsid w:val="67921DF3"/>
    <w:rsid w:val="67AF527D"/>
    <w:rsid w:val="6A8E625A"/>
    <w:rsid w:val="6C0F5211"/>
    <w:rsid w:val="6D875C64"/>
    <w:rsid w:val="6F0C7DA2"/>
    <w:rsid w:val="6FC33B91"/>
    <w:rsid w:val="6FD11419"/>
    <w:rsid w:val="71E639F5"/>
    <w:rsid w:val="755E07FF"/>
    <w:rsid w:val="77215460"/>
    <w:rsid w:val="7C256136"/>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D2696F"/>
  <w15:docId w15:val="{AAC13756-90D1-4845-BD69-5CE14204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IE" w:eastAsia="en-GB"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Calibri" w:hAnsi="Calibri" w:cs="宋体"/>
      <w:kern w:val="2"/>
      <w:sz w:val="21"/>
      <w:szCs w:val="24"/>
      <w:lang w:val="en-US" w:eastAsia="zh-CN"/>
    </w:rPr>
  </w:style>
  <w:style w:type="paragraph" w:styleId="Heading1">
    <w:name w:val="heading 1"/>
    <w:basedOn w:val="Normal"/>
    <w:next w:val="Normal"/>
    <w:qFormat/>
    <w:pPr>
      <w:keepNext/>
      <w:keepLines/>
      <w:spacing w:before="340" w:after="330" w:line="576" w:lineRule="auto"/>
      <w:outlineLvl w:val="0"/>
    </w:pPr>
    <w:rPr>
      <w:b/>
      <w:kern w:val="44"/>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paragraph" w:styleId="Revision">
    <w:name w:val="Revision"/>
    <w:hidden/>
    <w:uiPriority w:val="99"/>
    <w:unhideWhenUsed/>
    <w:rsid w:val="00A71A9D"/>
    <w:rPr>
      <w:rFonts w:ascii="Calibri" w:hAnsi="Calibri" w:cs="宋体"/>
      <w:kern w:val="2"/>
      <w:sz w:val="21"/>
      <w:szCs w:val="24"/>
      <w:lang w:val="en-US" w:eastAsia="zh-CN"/>
    </w:rPr>
  </w:style>
  <w:style w:type="paragraph" w:styleId="ListParagraph">
    <w:name w:val="List Paragraph"/>
    <w:basedOn w:val="Normal"/>
    <w:uiPriority w:val="99"/>
    <w:unhideWhenUsed/>
    <w:rsid w:val="00A71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2240</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17301</dc:creator>
  <cp:lastModifiedBy>long liu</cp:lastModifiedBy>
  <cp:revision>3</cp:revision>
  <dcterms:created xsi:type="dcterms:W3CDTF">2023-12-15T11:53:00Z</dcterms:created>
  <dcterms:modified xsi:type="dcterms:W3CDTF">2023-12-15T11:53:00Z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f78738b80a434afab9735642d5e89107_23</vt:lpwstr>
  </property>
  <property fmtid="{D5CDD505-2E9C-101B-9397-08002B2CF9AE}" pid="4" name="_DocHome">
    <vt:i4>-1237166761</vt:i4>
  </property>
</Properties>
</file>