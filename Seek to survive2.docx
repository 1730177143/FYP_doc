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ascii="Consolas" w:hAnsi="Consolas" w:cs="Consolas"/>
          <w:color w:val="558ED5" w:themeColor="text2" w:themeTint="99"/>
          <w:sz w:val="48"/>
          <w:szCs w:val="28"/>
          <w14:textFill>
            <w14:solidFill>
              <w14:schemeClr w14:val="tx2">
                <w14:lumMod w14:val="60000"/>
                <w14:lumOff w14:val="40000"/>
              </w14:schemeClr>
            </w14:solidFill>
          </w14:textFill>
        </w:rPr>
      </w:pPr>
    </w:p>
    <w:p>
      <w:pPr>
        <w:pStyle w:val="2"/>
        <w:bidi w:val="0"/>
        <w:jc w:val="center"/>
        <w:rPr>
          <w:rFonts w:hint="default" w:ascii="Consolas" w:hAnsi="Consolas" w:cs="Consolas"/>
          <w:color w:val="558ED5" w:themeColor="text2" w:themeTint="99"/>
          <w:sz w:val="48"/>
          <w:szCs w:val="28"/>
          <w14:textFill>
            <w14:solidFill>
              <w14:schemeClr w14:val="tx2">
                <w14:lumMod w14:val="60000"/>
                <w14:lumOff w14:val="40000"/>
              </w14:schemeClr>
            </w14:solidFill>
          </w14:textFill>
        </w:rPr>
      </w:pPr>
    </w:p>
    <w:p>
      <w:pPr>
        <w:pStyle w:val="2"/>
        <w:bidi w:val="0"/>
        <w:jc w:val="center"/>
        <w:rPr>
          <w:rFonts w:hint="default" w:ascii="Consolas" w:hAnsi="Consolas" w:cs="Consolas"/>
          <w:b/>
          <w:bCs w:val="0"/>
          <w:i/>
          <w:iCs/>
          <w:color w:val="558ED5" w:themeColor="text2" w:themeTint="99"/>
          <w:sz w:val="48"/>
          <w:szCs w:val="28"/>
          <w14:textFill>
            <w14:solidFill>
              <w14:schemeClr w14:val="tx2">
                <w14:lumMod w14:val="60000"/>
                <w14:lumOff w14:val="40000"/>
              </w14:schemeClr>
            </w14:solidFill>
          </w14:textFill>
        </w:rPr>
      </w:pPr>
      <w:bookmarkStart w:id="0" w:name="_Toc21516"/>
      <w:r>
        <w:rPr>
          <w:rFonts w:hint="default" w:ascii="Consolas" w:hAnsi="Consolas" w:cs="Consolas"/>
          <w:b/>
          <w:bCs w:val="0"/>
          <w:i/>
          <w:iCs/>
          <w:color w:val="558ED5" w:themeColor="text2" w:themeTint="99"/>
          <w:sz w:val="48"/>
          <w:szCs w:val="28"/>
          <w14:textFill>
            <w14:solidFill>
              <w14:schemeClr w14:val="tx2">
                <w14:lumMod w14:val="60000"/>
                <w14:lumOff w14:val="40000"/>
              </w14:schemeClr>
            </w14:solidFill>
          </w14:textFill>
        </w:rPr>
        <w:t>Game design report</w:t>
      </w:r>
      <w:bookmarkEnd w:id="0"/>
    </w:p>
    <w:p>
      <w:pPr>
        <w:pStyle w:val="2"/>
        <w:bidi w:val="0"/>
        <w:jc w:val="center"/>
        <w:rPr>
          <w:rFonts w:hint="default" w:ascii="Consolas" w:hAnsi="Consolas" w:cs="Consolas"/>
          <w:b/>
          <w:bCs w:val="0"/>
          <w:i/>
          <w:iCs/>
          <w:color w:val="558ED5" w:themeColor="text2" w:themeTint="99"/>
          <w:sz w:val="48"/>
          <w:szCs w:val="28"/>
          <w14:textFill>
            <w14:solidFill>
              <w14:schemeClr w14:val="tx2">
                <w14:lumMod w14:val="60000"/>
                <w14:lumOff w14:val="40000"/>
              </w14:schemeClr>
            </w14:solidFill>
          </w14:textFill>
        </w:rPr>
      </w:pPr>
      <w:bookmarkStart w:id="1" w:name="_Toc18470"/>
      <w:r>
        <w:rPr>
          <w:rFonts w:hint="default" w:ascii="Consolas" w:hAnsi="Consolas" w:cs="Consolas"/>
          <w:b/>
          <w:bCs w:val="0"/>
          <w:i/>
          <w:iCs/>
          <w:color w:val="558ED5" w:themeColor="text2" w:themeTint="99"/>
          <w:sz w:val="48"/>
          <w:szCs w:val="28"/>
          <w14:textFill>
            <w14:solidFill>
              <w14:schemeClr w14:val="tx2">
                <w14:lumMod w14:val="60000"/>
                <w14:lumOff w14:val="40000"/>
              </w14:schemeClr>
            </w14:solidFill>
          </w14:textFill>
        </w:rPr>
        <w:t>Game name:  Seek to survive</w:t>
      </w:r>
      <w:bookmarkEnd w:id="1"/>
    </w:p>
    <w:p>
      <w:pPr>
        <w:pStyle w:val="2"/>
        <w:bidi w:val="0"/>
        <w:jc w:val="center"/>
        <w:rPr>
          <w:rFonts w:hint="default" w:ascii="Consolas" w:hAnsi="Consolas" w:cs="Consolas"/>
          <w:b/>
          <w:bCs w:val="0"/>
          <w:i/>
          <w:iCs/>
          <w:color w:val="558ED5" w:themeColor="text2" w:themeTint="99"/>
          <w:sz w:val="48"/>
          <w:szCs w:val="28"/>
          <w14:textFill>
            <w14:solidFill>
              <w14:schemeClr w14:val="tx2">
                <w14:lumMod w14:val="60000"/>
                <w14:lumOff w14:val="40000"/>
              </w14:schemeClr>
            </w14:solidFill>
          </w14:textFill>
        </w:rPr>
      </w:pPr>
    </w:p>
    <w:p>
      <w:pPr>
        <w:pStyle w:val="2"/>
        <w:bidi w:val="0"/>
        <w:jc w:val="center"/>
        <w:rPr>
          <w:rFonts w:hint="default" w:ascii="Consolas" w:hAnsi="Consolas" w:cs="Consolas"/>
          <w:b/>
          <w:bCs w:val="0"/>
          <w:i/>
          <w:iCs/>
          <w:color w:val="558ED5" w:themeColor="text2" w:themeTint="99"/>
          <w:sz w:val="48"/>
          <w:szCs w:val="28"/>
          <w14:textFill>
            <w14:solidFill>
              <w14:schemeClr w14:val="tx2">
                <w14:lumMod w14:val="60000"/>
                <w14:lumOff w14:val="40000"/>
              </w14:schemeClr>
            </w14:solidFill>
          </w14:textFill>
        </w:rPr>
      </w:pPr>
    </w:p>
    <w:p>
      <w:pPr>
        <w:pStyle w:val="2"/>
        <w:bidi w:val="0"/>
        <w:jc w:val="center"/>
        <w:rPr>
          <w:rFonts w:hint="default" w:ascii="Consolas" w:hAnsi="Consolas" w:cs="Consolas"/>
          <w:b/>
          <w:bCs w:val="0"/>
          <w:i/>
          <w:iCs/>
          <w:color w:val="558ED5" w:themeColor="text2" w:themeTint="99"/>
          <w:sz w:val="48"/>
          <w:szCs w:val="28"/>
          <w14:textFill>
            <w14:solidFill>
              <w14:schemeClr w14:val="tx2">
                <w14:lumMod w14:val="60000"/>
                <w14:lumOff w14:val="40000"/>
              </w14:schemeClr>
            </w14:solidFill>
          </w14:textFill>
        </w:rPr>
      </w:pPr>
      <w:bookmarkStart w:id="2" w:name="_Toc27241"/>
      <w:r>
        <w:rPr>
          <w:rFonts w:hint="default" w:ascii="Consolas" w:hAnsi="Consolas" w:cs="Consolas"/>
          <w:b/>
          <w:bCs w:val="0"/>
          <w:i/>
          <w:iCs/>
          <w:color w:val="558ED5" w:themeColor="text2" w:themeTint="99"/>
          <w:sz w:val="48"/>
          <w:szCs w:val="28"/>
          <w14:textFill>
            <w14:solidFill>
              <w14:schemeClr w14:val="tx2">
                <w14:lumMod w14:val="60000"/>
                <w14:lumOff w14:val="40000"/>
              </w14:schemeClr>
            </w14:solidFill>
          </w14:textFill>
        </w:rPr>
        <w:t>Long Liu 20104729</w:t>
      </w:r>
      <w:bookmarkEnd w:id="2"/>
    </w:p>
    <w:p>
      <w:pPr>
        <w:pStyle w:val="2"/>
        <w:bidi w:val="0"/>
        <w:jc w:val="center"/>
        <w:rPr>
          <w:rFonts w:hint="default" w:ascii="Consolas" w:hAnsi="Consolas" w:cs="Consolas"/>
          <w:b/>
          <w:bCs w:val="0"/>
          <w:i/>
          <w:iCs/>
          <w:color w:val="558ED5" w:themeColor="text2" w:themeTint="99"/>
          <w:sz w:val="48"/>
          <w:szCs w:val="28"/>
          <w14:textFill>
            <w14:solidFill>
              <w14:schemeClr w14:val="tx2">
                <w14:lumMod w14:val="60000"/>
                <w14:lumOff w14:val="40000"/>
              </w14:schemeClr>
            </w14:solidFill>
          </w14:textFill>
        </w:rPr>
      </w:pPr>
      <w:bookmarkStart w:id="3" w:name="_Toc28505"/>
      <w:r>
        <w:rPr>
          <w:rFonts w:hint="default" w:ascii="Consolas" w:hAnsi="Consolas" w:cs="Consolas"/>
          <w:b/>
          <w:bCs w:val="0"/>
          <w:i/>
          <w:iCs/>
          <w:color w:val="558ED5" w:themeColor="text2" w:themeTint="99"/>
          <w:sz w:val="48"/>
          <w:szCs w:val="28"/>
          <w14:textFill>
            <w14:solidFill>
              <w14:schemeClr w14:val="tx2">
                <w14:lumMod w14:val="60000"/>
                <w14:lumOff w14:val="40000"/>
              </w14:schemeClr>
            </w14:solidFill>
          </w14:textFill>
        </w:rPr>
        <w:t>Software system practice Year 4</w:t>
      </w:r>
      <w:bookmarkEnd w:id="3"/>
    </w:p>
    <w:p>
      <w:pPr>
        <w:pStyle w:val="2"/>
        <w:bidi w:val="0"/>
        <w:jc w:val="center"/>
        <w:rPr>
          <w:rFonts w:hint="default" w:ascii="Consolas" w:hAnsi="Consolas" w:cs="Consolas"/>
          <w:b/>
          <w:bCs w:val="0"/>
          <w:i/>
          <w:iCs/>
          <w:color w:val="558ED5" w:themeColor="text2" w:themeTint="99"/>
          <w:sz w:val="48"/>
          <w:szCs w:val="28"/>
          <w:lang w:val="en-US" w:eastAsia="zh-CN"/>
          <w14:textFill>
            <w14:solidFill>
              <w14:schemeClr w14:val="tx2">
                <w14:lumMod w14:val="60000"/>
                <w14:lumOff w14:val="40000"/>
              </w14:schemeClr>
            </w14:solidFill>
          </w14:textFill>
        </w:rPr>
      </w:pPr>
      <w:bookmarkStart w:id="4" w:name="_Toc10005"/>
      <w:r>
        <w:rPr>
          <w:rFonts w:hint="default" w:ascii="Consolas" w:hAnsi="Consolas" w:cs="Consolas"/>
          <w:b/>
          <w:bCs w:val="0"/>
          <w:i/>
          <w:iCs/>
          <w:color w:val="558ED5" w:themeColor="text2" w:themeTint="99"/>
          <w:sz w:val="48"/>
          <w:szCs w:val="28"/>
          <w14:textFill>
            <w14:solidFill>
              <w14:schemeClr w14:val="tx2">
                <w14:lumMod w14:val="60000"/>
                <w14:lumOff w14:val="40000"/>
              </w14:schemeClr>
            </w14:solidFill>
          </w14:textFill>
        </w:rPr>
        <w:t>Date:</w:t>
      </w:r>
      <w:r>
        <w:rPr>
          <w:rFonts w:hint="default" w:ascii="Consolas" w:hAnsi="Consolas" w:cs="Consolas"/>
          <w:b/>
          <w:bCs w:val="0"/>
          <w:i/>
          <w:iCs/>
          <w:color w:val="558ED5" w:themeColor="text2" w:themeTint="99"/>
          <w:sz w:val="48"/>
          <w:szCs w:val="28"/>
          <w:lang w:val="en-US" w:eastAsia="zh-CN"/>
          <w14:textFill>
            <w14:solidFill>
              <w14:schemeClr w14:val="tx2">
                <w14:lumMod w14:val="60000"/>
                <w14:lumOff w14:val="40000"/>
              </w14:schemeClr>
            </w14:solidFill>
          </w14:textFill>
        </w:rPr>
        <w:t>24/4/2024</w:t>
      </w:r>
      <w:bookmarkEnd w:id="4"/>
    </w:p>
    <w:p>
      <w:pPr>
        <w:widowControl/>
        <w:jc w:val="center"/>
        <w:rPr>
          <w:rFonts w:hint="default" w:ascii="Consolas" w:hAnsi="Consolas" w:eastAsia="等线 Light" w:cs="Consolas"/>
          <w:b/>
          <w:bCs w:val="0"/>
          <w:i/>
          <w:iCs/>
          <w:color w:val="000000"/>
          <w:kern w:val="0"/>
          <w:sz w:val="24"/>
          <w:szCs w:val="24"/>
          <w:lang w:bidi="ar"/>
        </w:rPr>
      </w:pPr>
    </w:p>
    <w:p>
      <w:pPr>
        <w:pStyle w:val="19"/>
        <w:bidi w:val="0"/>
        <w:sectPr>
          <w:pgSz w:w="11906" w:h="16838"/>
          <w:pgMar w:top="1440" w:right="1800" w:bottom="1440" w:left="1800" w:header="851" w:footer="992" w:gutter="0"/>
          <w:cols w:space="425" w:num="1"/>
          <w:docGrid w:type="lines" w:linePitch="312" w:charSpace="0"/>
        </w:sectPr>
      </w:pPr>
    </w:p>
    <w:sdt>
      <w:sdtPr>
        <w:rPr>
          <w:rFonts w:hint="default" w:ascii="Consolas" w:hAnsi="Consolas" w:eastAsia="宋体" w:cs="Consolas"/>
          <w:kern w:val="2"/>
          <w:sz w:val="24"/>
          <w:szCs w:val="24"/>
          <w:lang w:val="en-US" w:eastAsia="zh-CN" w:bidi="ar-SA"/>
        </w:rPr>
        <w:id w:val="147467851"/>
        <w15:color w:val="DBDBDB"/>
        <w:docPartObj>
          <w:docPartGallery w:val="Table of Contents"/>
          <w:docPartUnique/>
        </w:docPartObj>
      </w:sdtPr>
      <w:sdtEndPr>
        <w:rPr>
          <w:rFonts w:hint="default" w:ascii="Consolas" w:hAnsi="Consolas" w:eastAsia="宋体" w:cs="Consolas"/>
          <w:kern w:val="2"/>
          <w:sz w:val="24"/>
          <w:szCs w:val="24"/>
          <w:lang w:val="en-US" w:eastAsia="zh-CN" w:bidi="ar-SA"/>
        </w:rPr>
      </w:sdtEndPr>
      <w:sdtContent>
        <w:p>
          <w:pPr>
            <w:spacing w:before="0" w:beforeLines="0" w:after="0" w:afterLines="0" w:line="240" w:lineRule="auto"/>
            <w:ind w:left="0" w:leftChars="0" w:right="0" w:rightChars="0" w:firstLine="0" w:firstLineChars="0"/>
            <w:jc w:val="center"/>
            <w:rPr>
              <w:rFonts w:hint="default" w:ascii="Consolas" w:hAnsi="Consolas" w:cs="Consolas"/>
              <w:sz w:val="24"/>
              <w:szCs w:val="24"/>
            </w:rPr>
          </w:pPr>
          <w:r>
            <w:rPr>
              <w:rFonts w:hint="default" w:ascii="Consolas" w:hAnsi="Consolas" w:eastAsia="宋体" w:cs="Consolas"/>
              <w:i w:val="0"/>
              <w:iCs w:val="0"/>
              <w:caps w:val="0"/>
              <w:color w:val="333333"/>
              <w:spacing w:val="0"/>
              <w:sz w:val="24"/>
              <w:szCs w:val="24"/>
              <w:shd w:val="clear" w:fill="F2F4FB"/>
            </w:rPr>
            <w:t>contents</w:t>
          </w:r>
        </w:p>
        <w:p>
          <w:pPr>
            <w:pStyle w:val="9"/>
            <w:tabs>
              <w:tab w:val="right" w:leader="dot" w:pos="8306"/>
            </w:tabs>
          </w:pPr>
          <w:r>
            <w:fldChar w:fldCharType="begin"/>
          </w:r>
          <w:r>
            <w:instrText xml:space="preserve">TOC \o "1-3" \h \u </w:instrText>
          </w:r>
          <w:r>
            <w:fldChar w:fldCharType="separate"/>
          </w:r>
        </w:p>
        <w:p>
          <w:pPr>
            <w:pStyle w:val="9"/>
            <w:tabs>
              <w:tab w:val="right" w:leader="dot" w:pos="8306"/>
            </w:tabs>
          </w:pPr>
          <w:r>
            <w:fldChar w:fldCharType="begin"/>
          </w:r>
          <w:r>
            <w:instrText xml:space="preserve"> HYPERLINK \l _Toc20268 </w:instrText>
          </w:r>
          <w:r>
            <w:fldChar w:fldCharType="separate"/>
          </w:r>
          <w:r>
            <w:t xml:space="preserve">1. </w:t>
          </w:r>
          <w:r>
            <w:rPr>
              <w:rFonts w:hint="eastAsia"/>
            </w:rPr>
            <w:t>G</w:t>
          </w:r>
          <w:r>
            <w:t xml:space="preserve">ame </w:t>
          </w:r>
          <w:r>
            <w:rPr>
              <w:rFonts w:hint="eastAsia"/>
            </w:rPr>
            <w:t>O</w:t>
          </w:r>
          <w:r>
            <w:t>verview</w:t>
          </w:r>
          <w:r>
            <w:tab/>
          </w:r>
          <w:r>
            <w:fldChar w:fldCharType="begin"/>
          </w:r>
          <w:r>
            <w:instrText xml:space="preserve"> PAGEREF _Toc20268 \h </w:instrText>
          </w:r>
          <w:r>
            <w:fldChar w:fldCharType="separate"/>
          </w:r>
          <w:r>
            <w:t>1</w:t>
          </w:r>
          <w:r>
            <w:fldChar w:fldCharType="end"/>
          </w:r>
          <w:r>
            <w:fldChar w:fldCharType="end"/>
          </w:r>
        </w:p>
        <w:p>
          <w:pPr>
            <w:pStyle w:val="10"/>
            <w:tabs>
              <w:tab w:val="right" w:leader="dot" w:pos="8306"/>
            </w:tabs>
          </w:pPr>
          <w:r>
            <w:fldChar w:fldCharType="begin"/>
          </w:r>
          <w:r>
            <w:instrText xml:space="preserve"> HYPERLINK \l _Toc16435 </w:instrText>
          </w:r>
          <w:r>
            <w:fldChar w:fldCharType="separate"/>
          </w:r>
          <w:r>
            <w:t xml:space="preserve">1.1 </w:t>
          </w:r>
          <w:r>
            <w:rPr>
              <w:rFonts w:hint="eastAsia"/>
            </w:rPr>
            <w:t>G</w:t>
          </w:r>
          <w:r>
            <w:t xml:space="preserve">ame </w:t>
          </w:r>
          <w:r>
            <w:rPr>
              <w:rFonts w:hint="eastAsia"/>
            </w:rPr>
            <w:t>C</w:t>
          </w:r>
          <w:r>
            <w:t>oncept</w:t>
          </w:r>
          <w:r>
            <w:tab/>
          </w:r>
          <w:r>
            <w:fldChar w:fldCharType="begin"/>
          </w:r>
          <w:r>
            <w:instrText xml:space="preserve"> PAGEREF _Toc16435 \h </w:instrText>
          </w:r>
          <w:r>
            <w:fldChar w:fldCharType="separate"/>
          </w:r>
          <w:r>
            <w:t>1</w:t>
          </w:r>
          <w:r>
            <w:fldChar w:fldCharType="end"/>
          </w:r>
          <w:r>
            <w:fldChar w:fldCharType="end"/>
          </w:r>
        </w:p>
        <w:p>
          <w:pPr>
            <w:pStyle w:val="10"/>
            <w:tabs>
              <w:tab w:val="right" w:leader="dot" w:pos="8306"/>
            </w:tabs>
          </w:pPr>
          <w:r>
            <w:fldChar w:fldCharType="begin"/>
          </w:r>
          <w:r>
            <w:instrText xml:space="preserve"> HYPERLINK \l _Toc27561 </w:instrText>
          </w:r>
          <w:r>
            <w:fldChar w:fldCharType="separate"/>
          </w:r>
          <w:r>
            <w:t xml:space="preserve">1.2 </w:t>
          </w:r>
          <w:r>
            <w:rPr>
              <w:rFonts w:hint="eastAsia"/>
            </w:rPr>
            <w:t>G</w:t>
          </w:r>
          <w:r>
            <w:t>enre</w:t>
          </w:r>
          <w:r>
            <w:tab/>
          </w:r>
          <w:r>
            <w:fldChar w:fldCharType="begin"/>
          </w:r>
          <w:r>
            <w:instrText xml:space="preserve"> PAGEREF _Toc27561 \h </w:instrText>
          </w:r>
          <w:r>
            <w:fldChar w:fldCharType="separate"/>
          </w:r>
          <w:r>
            <w:t>1</w:t>
          </w:r>
          <w:r>
            <w:fldChar w:fldCharType="end"/>
          </w:r>
          <w:r>
            <w:fldChar w:fldCharType="end"/>
          </w:r>
        </w:p>
        <w:p>
          <w:pPr>
            <w:pStyle w:val="10"/>
            <w:tabs>
              <w:tab w:val="right" w:leader="dot" w:pos="8306"/>
            </w:tabs>
          </w:pPr>
          <w:r>
            <w:fldChar w:fldCharType="begin"/>
          </w:r>
          <w:r>
            <w:instrText xml:space="preserve"> HYPERLINK \l _Toc5415 </w:instrText>
          </w:r>
          <w:r>
            <w:fldChar w:fldCharType="separate"/>
          </w:r>
          <w:r>
            <w:t>1.3 Target Audience</w:t>
          </w:r>
          <w:r>
            <w:tab/>
          </w:r>
          <w:r>
            <w:fldChar w:fldCharType="begin"/>
          </w:r>
          <w:r>
            <w:instrText xml:space="preserve"> PAGEREF _Toc5415 \h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_Toc31337 </w:instrText>
          </w:r>
          <w:r>
            <w:fldChar w:fldCharType="separate"/>
          </w:r>
          <w:r>
            <w:t>1.4 Game Flow Summary</w:t>
          </w:r>
          <w:r>
            <w:tab/>
          </w:r>
          <w:r>
            <w:fldChar w:fldCharType="begin"/>
          </w:r>
          <w:r>
            <w:instrText xml:space="preserve"> PAGEREF _Toc31337 \h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_Toc19153 </w:instrText>
          </w:r>
          <w:r>
            <w:fldChar w:fldCharType="separate"/>
          </w:r>
          <w:r>
            <w:t>1.5 Look and Feel</w:t>
          </w:r>
          <w:r>
            <w:tab/>
          </w:r>
          <w:r>
            <w:fldChar w:fldCharType="begin"/>
          </w:r>
          <w:r>
            <w:instrText xml:space="preserve"> PAGEREF _Toc19153 \h </w:instrText>
          </w:r>
          <w:r>
            <w:fldChar w:fldCharType="separate"/>
          </w:r>
          <w:r>
            <w:t>2</w:t>
          </w:r>
          <w:r>
            <w:fldChar w:fldCharType="end"/>
          </w:r>
          <w:r>
            <w:fldChar w:fldCharType="end"/>
          </w:r>
        </w:p>
        <w:p>
          <w:pPr>
            <w:pStyle w:val="10"/>
            <w:tabs>
              <w:tab w:val="right" w:leader="dot" w:pos="8306"/>
            </w:tabs>
          </w:pPr>
          <w:r>
            <w:fldChar w:fldCharType="begin"/>
          </w:r>
          <w:r>
            <w:instrText xml:space="preserve"> HYPERLINK \l _Toc8382 </w:instrText>
          </w:r>
          <w:r>
            <w:fldChar w:fldCharType="separate"/>
          </w:r>
          <w:r>
            <w:t>1.6 Project Scope</w:t>
          </w:r>
          <w:r>
            <w:tab/>
          </w:r>
          <w:r>
            <w:fldChar w:fldCharType="begin"/>
          </w:r>
          <w:r>
            <w:instrText xml:space="preserve"> PAGEREF _Toc8382 \h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_Toc12919 </w:instrText>
          </w:r>
          <w:r>
            <w:fldChar w:fldCharType="separate"/>
          </w:r>
          <w:r>
            <w:rPr>
              <w:rFonts w:hint="eastAsia"/>
              <w:lang w:val="en-US" w:eastAsia="zh-CN"/>
            </w:rPr>
            <w:t>1</w:t>
          </w:r>
          <w:r>
            <w:rPr>
              <w:rFonts w:hint="eastAsia"/>
            </w:rPr>
            <w:t>.6.1 Number of Levels</w:t>
          </w:r>
          <w:r>
            <w:tab/>
          </w:r>
          <w:r>
            <w:fldChar w:fldCharType="begin"/>
          </w:r>
          <w:r>
            <w:instrText xml:space="preserve"> PAGEREF _Toc12919 \h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_Toc18430 </w:instrText>
          </w:r>
          <w:r>
            <w:fldChar w:fldCharType="separate"/>
          </w:r>
          <w:r>
            <w:t>1.6.</w:t>
          </w:r>
          <w:r>
            <w:rPr>
              <w:rFonts w:hint="eastAsia"/>
              <w:lang w:val="en-US" w:eastAsia="zh-CN"/>
            </w:rPr>
            <w:t>2</w:t>
          </w:r>
          <w:r>
            <w:t xml:space="preserve">. Number of </w:t>
          </w:r>
          <w:r>
            <w:rPr>
              <w:rFonts w:hint="eastAsia"/>
            </w:rPr>
            <w:t>Location</w:t>
          </w:r>
          <w:r>
            <w:tab/>
          </w:r>
          <w:r>
            <w:fldChar w:fldCharType="begin"/>
          </w:r>
          <w:r>
            <w:instrText xml:space="preserve"> PAGEREF _Toc18430 \h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_Toc22470 </w:instrText>
          </w:r>
          <w:r>
            <w:fldChar w:fldCharType="separate"/>
          </w:r>
          <w:r>
            <w:t>1.6.</w:t>
          </w:r>
          <w:r>
            <w:rPr>
              <w:rFonts w:hint="eastAsia"/>
              <w:lang w:val="en-US" w:eastAsia="zh-CN"/>
            </w:rPr>
            <w:t>3</w:t>
          </w:r>
          <w:r>
            <w:t>. Number of Enemies</w:t>
          </w:r>
          <w:r>
            <w:tab/>
          </w:r>
          <w:r>
            <w:fldChar w:fldCharType="begin"/>
          </w:r>
          <w:r>
            <w:instrText xml:space="preserve"> PAGEREF _Toc22470 \h </w:instrText>
          </w:r>
          <w:r>
            <w:fldChar w:fldCharType="separate"/>
          </w:r>
          <w:r>
            <w:t>3</w:t>
          </w:r>
          <w:r>
            <w:fldChar w:fldCharType="end"/>
          </w:r>
          <w:r>
            <w:fldChar w:fldCharType="end"/>
          </w:r>
        </w:p>
        <w:p>
          <w:pPr>
            <w:pStyle w:val="6"/>
            <w:tabs>
              <w:tab w:val="right" w:leader="dot" w:pos="8306"/>
            </w:tabs>
          </w:pPr>
          <w:r>
            <w:fldChar w:fldCharType="begin"/>
          </w:r>
          <w:r>
            <w:instrText xml:space="preserve"> HYPERLINK \l _Toc26122 </w:instrText>
          </w:r>
          <w:r>
            <w:fldChar w:fldCharType="separate"/>
          </w:r>
          <w:r>
            <w:t>1.6.</w:t>
          </w:r>
          <w:r>
            <w:rPr>
              <w:rFonts w:hint="eastAsia"/>
              <w:lang w:val="en-US" w:eastAsia="zh-CN"/>
            </w:rPr>
            <w:t>4</w:t>
          </w:r>
          <w:r>
            <w:t xml:space="preserve">. Number of </w:t>
          </w:r>
          <w:r>
            <w:rPr>
              <w:rFonts w:hint="eastAsia"/>
            </w:rPr>
            <w:t>Buildings</w:t>
          </w:r>
          <w:r>
            <w:tab/>
          </w:r>
          <w:r>
            <w:fldChar w:fldCharType="begin"/>
          </w:r>
          <w:r>
            <w:instrText xml:space="preserve"> PAGEREF _Toc26122 \h </w:instrText>
          </w:r>
          <w:r>
            <w:fldChar w:fldCharType="separate"/>
          </w:r>
          <w:r>
            <w:t>4</w:t>
          </w:r>
          <w:r>
            <w:fldChar w:fldCharType="end"/>
          </w:r>
          <w:r>
            <w:fldChar w:fldCharType="end"/>
          </w:r>
        </w:p>
        <w:p>
          <w:pPr>
            <w:pStyle w:val="6"/>
            <w:tabs>
              <w:tab w:val="right" w:leader="dot" w:pos="8306"/>
            </w:tabs>
          </w:pPr>
          <w:r>
            <w:fldChar w:fldCharType="begin"/>
          </w:r>
          <w:r>
            <w:instrText xml:space="preserve"> HYPERLINK \l _Toc13912 </w:instrText>
          </w:r>
          <w:r>
            <w:fldChar w:fldCharType="separate"/>
          </w:r>
          <w:r>
            <w:t>1.6.</w:t>
          </w:r>
          <w:r>
            <w:rPr>
              <w:rFonts w:hint="eastAsia"/>
              <w:lang w:val="en-US" w:eastAsia="zh-CN"/>
            </w:rPr>
            <w:t>5</w:t>
          </w:r>
          <w:r>
            <w:t xml:space="preserve">. </w:t>
          </w:r>
          <w:r>
            <w:rPr>
              <w:rFonts w:hint="eastAsia"/>
            </w:rPr>
            <w:t xml:space="preserve">Description </w:t>
          </w:r>
          <w:r>
            <w:t xml:space="preserve">of </w:t>
          </w:r>
          <w:r>
            <w:rPr>
              <w:rFonts w:hint="eastAsia"/>
            </w:rPr>
            <w:t>Player</w:t>
          </w:r>
          <w:r>
            <w:tab/>
          </w:r>
          <w:r>
            <w:fldChar w:fldCharType="begin"/>
          </w:r>
          <w:r>
            <w:instrText xml:space="preserve"> PAGEREF _Toc13912 \h </w:instrText>
          </w:r>
          <w:r>
            <w:fldChar w:fldCharType="separate"/>
          </w:r>
          <w:r>
            <w:t>4</w:t>
          </w:r>
          <w:r>
            <w:fldChar w:fldCharType="end"/>
          </w:r>
          <w:r>
            <w:fldChar w:fldCharType="end"/>
          </w:r>
        </w:p>
        <w:p>
          <w:pPr>
            <w:pStyle w:val="9"/>
            <w:tabs>
              <w:tab w:val="right" w:leader="dot" w:pos="8306"/>
            </w:tabs>
          </w:pPr>
          <w:r>
            <w:fldChar w:fldCharType="begin"/>
          </w:r>
          <w:r>
            <w:instrText xml:space="preserve"> HYPERLINK \l _Toc30797 </w:instrText>
          </w:r>
          <w:r>
            <w:fldChar w:fldCharType="separate"/>
          </w:r>
          <w:r>
            <w:t>2. Gameplay and Mechanics</w:t>
          </w:r>
          <w:r>
            <w:tab/>
          </w:r>
          <w:r>
            <w:fldChar w:fldCharType="begin"/>
          </w:r>
          <w:r>
            <w:instrText xml:space="preserve"> PAGEREF _Toc30797 \h </w:instrText>
          </w:r>
          <w:r>
            <w:fldChar w:fldCharType="separate"/>
          </w:r>
          <w:r>
            <w:t>5</w:t>
          </w:r>
          <w:r>
            <w:fldChar w:fldCharType="end"/>
          </w:r>
          <w:r>
            <w:fldChar w:fldCharType="end"/>
          </w:r>
        </w:p>
        <w:p>
          <w:pPr>
            <w:pStyle w:val="10"/>
            <w:tabs>
              <w:tab w:val="right" w:leader="dot" w:pos="8306"/>
            </w:tabs>
          </w:pPr>
          <w:r>
            <w:fldChar w:fldCharType="begin"/>
          </w:r>
          <w:r>
            <w:instrText xml:space="preserve"> HYPERLINK \l _Toc27970 </w:instrText>
          </w:r>
          <w:r>
            <w:fldChar w:fldCharType="separate"/>
          </w:r>
          <w:r>
            <w:rPr>
              <w:rFonts w:hint="eastAsia"/>
              <w:lang w:val="en-US" w:eastAsia="zh-CN"/>
            </w:rPr>
            <w:t>2</w:t>
          </w:r>
          <w:r>
            <w:t>.1. Gameplay</w:t>
          </w:r>
          <w:r>
            <w:tab/>
          </w:r>
          <w:r>
            <w:fldChar w:fldCharType="begin"/>
          </w:r>
          <w:r>
            <w:instrText xml:space="preserve"> PAGEREF _Toc27970 \h </w:instrText>
          </w:r>
          <w:r>
            <w:fldChar w:fldCharType="separate"/>
          </w:r>
          <w:r>
            <w:t>5</w:t>
          </w:r>
          <w:r>
            <w:fldChar w:fldCharType="end"/>
          </w:r>
          <w:r>
            <w:fldChar w:fldCharType="end"/>
          </w:r>
        </w:p>
        <w:p>
          <w:pPr>
            <w:pStyle w:val="6"/>
            <w:tabs>
              <w:tab w:val="right" w:leader="dot" w:pos="8306"/>
            </w:tabs>
          </w:pPr>
          <w:r>
            <w:fldChar w:fldCharType="begin"/>
          </w:r>
          <w:r>
            <w:instrText xml:space="preserve"> HYPERLINK \l _Toc9106 </w:instrText>
          </w:r>
          <w:r>
            <w:fldChar w:fldCharType="separate"/>
          </w:r>
          <w:r>
            <w:rPr>
              <w:rFonts w:hint="eastAsia"/>
              <w:lang w:val="en-US" w:eastAsia="zh-CN"/>
            </w:rPr>
            <w:t>2</w:t>
          </w:r>
          <w:r>
            <w:t>.1.1. Game Progression</w:t>
          </w:r>
          <w:r>
            <w:tab/>
          </w:r>
          <w:r>
            <w:fldChar w:fldCharType="begin"/>
          </w:r>
          <w:r>
            <w:instrText xml:space="preserve"> PAGEREF _Toc9106 \h </w:instrText>
          </w:r>
          <w:r>
            <w:fldChar w:fldCharType="separate"/>
          </w:r>
          <w:r>
            <w:t>5</w:t>
          </w:r>
          <w:r>
            <w:fldChar w:fldCharType="end"/>
          </w:r>
          <w:r>
            <w:fldChar w:fldCharType="end"/>
          </w:r>
        </w:p>
        <w:p>
          <w:pPr>
            <w:pStyle w:val="6"/>
            <w:tabs>
              <w:tab w:val="right" w:leader="dot" w:pos="8306"/>
            </w:tabs>
          </w:pPr>
          <w:r>
            <w:fldChar w:fldCharType="begin"/>
          </w:r>
          <w:r>
            <w:instrText xml:space="preserve"> HYPERLINK \l _Toc12294 </w:instrText>
          </w:r>
          <w:r>
            <w:fldChar w:fldCharType="separate"/>
          </w:r>
          <w:r>
            <w:rPr>
              <w:rFonts w:hint="eastAsia"/>
              <w:lang w:val="en-US" w:eastAsia="zh-CN"/>
            </w:rPr>
            <w:t>2</w:t>
          </w:r>
          <w:r>
            <w:t>.1.2. challenge Structure</w:t>
          </w:r>
          <w:r>
            <w:tab/>
          </w:r>
          <w:r>
            <w:fldChar w:fldCharType="begin"/>
          </w:r>
          <w:r>
            <w:instrText xml:space="preserve"> PAGEREF _Toc12294 \h </w:instrText>
          </w:r>
          <w:r>
            <w:fldChar w:fldCharType="separate"/>
          </w:r>
          <w:r>
            <w:t>5</w:t>
          </w:r>
          <w:r>
            <w:fldChar w:fldCharType="end"/>
          </w:r>
          <w:r>
            <w:fldChar w:fldCharType="end"/>
          </w:r>
        </w:p>
        <w:p>
          <w:pPr>
            <w:pStyle w:val="6"/>
            <w:tabs>
              <w:tab w:val="right" w:leader="dot" w:pos="8306"/>
            </w:tabs>
          </w:pPr>
          <w:r>
            <w:fldChar w:fldCharType="begin"/>
          </w:r>
          <w:r>
            <w:instrText xml:space="preserve"> HYPERLINK \l _Toc28592 </w:instrText>
          </w:r>
          <w:r>
            <w:fldChar w:fldCharType="separate"/>
          </w:r>
          <w:r>
            <w:rPr>
              <w:rFonts w:hint="default" w:ascii="Consolas" w:hAnsi="Consolas" w:cs="Consolas"/>
              <w:szCs w:val="24"/>
              <w:lang w:val="en-US" w:eastAsia="zh-CN"/>
            </w:rPr>
            <w:t>2</w:t>
          </w:r>
          <w:r>
            <w:rPr>
              <w:rFonts w:hint="default" w:ascii="Consolas" w:hAnsi="Consolas" w:cs="Consolas"/>
              <w:szCs w:val="24"/>
            </w:rPr>
            <w:t>.1.</w:t>
          </w:r>
          <w:r>
            <w:rPr>
              <w:rFonts w:hint="default" w:ascii="Consolas" w:hAnsi="Consolas" w:cs="Consolas"/>
              <w:szCs w:val="24"/>
              <w:lang w:val="en-US" w:eastAsia="zh-CN"/>
            </w:rPr>
            <w:t>3</w:t>
          </w:r>
          <w:r>
            <w:rPr>
              <w:rFonts w:hint="default" w:ascii="Consolas" w:hAnsi="Consolas" w:cs="Consolas"/>
              <w:szCs w:val="24"/>
            </w:rPr>
            <w:t>. Objectives</w:t>
          </w:r>
          <w:r>
            <w:tab/>
          </w:r>
          <w:r>
            <w:fldChar w:fldCharType="begin"/>
          </w:r>
          <w:r>
            <w:instrText xml:space="preserve"> PAGEREF _Toc28592 \h </w:instrText>
          </w:r>
          <w:r>
            <w:fldChar w:fldCharType="separate"/>
          </w:r>
          <w:r>
            <w:t>5</w:t>
          </w:r>
          <w:r>
            <w:fldChar w:fldCharType="end"/>
          </w:r>
          <w:r>
            <w:fldChar w:fldCharType="end"/>
          </w:r>
        </w:p>
        <w:p>
          <w:pPr>
            <w:pStyle w:val="6"/>
            <w:tabs>
              <w:tab w:val="right" w:leader="dot" w:pos="8306"/>
            </w:tabs>
          </w:pPr>
          <w:r>
            <w:fldChar w:fldCharType="begin"/>
          </w:r>
          <w:r>
            <w:instrText xml:space="preserve"> HYPERLINK \l _Toc25999 </w:instrText>
          </w:r>
          <w:r>
            <w:fldChar w:fldCharType="separate"/>
          </w:r>
          <w:r>
            <w:rPr>
              <w:rFonts w:hint="eastAsia"/>
              <w:lang w:val="en-US" w:eastAsia="zh-CN"/>
            </w:rPr>
            <w:t>2</w:t>
          </w:r>
          <w:r>
            <w:t>.1.</w:t>
          </w:r>
          <w:r>
            <w:rPr>
              <w:rFonts w:hint="eastAsia"/>
              <w:lang w:val="en-US" w:eastAsia="zh-CN"/>
            </w:rPr>
            <w:t>4</w:t>
          </w:r>
          <w:r>
            <w:t>. Play Flow</w:t>
          </w:r>
          <w:r>
            <w:tab/>
          </w:r>
          <w:r>
            <w:fldChar w:fldCharType="begin"/>
          </w:r>
          <w:r>
            <w:instrText xml:space="preserve"> PAGEREF _Toc25999 \h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_Toc3714 </w:instrText>
          </w:r>
          <w:r>
            <w:fldChar w:fldCharType="separate"/>
          </w:r>
          <w:r>
            <w:rPr>
              <w:rFonts w:hint="eastAsia"/>
              <w:lang w:val="en-US" w:eastAsia="zh-CN"/>
            </w:rPr>
            <w:t>2</w:t>
          </w:r>
          <w:r>
            <w:t>.2. Mechanics</w:t>
          </w:r>
          <w:r>
            <w:tab/>
          </w:r>
          <w:r>
            <w:fldChar w:fldCharType="begin"/>
          </w:r>
          <w:r>
            <w:instrText xml:space="preserve"> PAGEREF _Toc3714 \h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_Toc18574 </w:instrText>
          </w:r>
          <w:r>
            <w:fldChar w:fldCharType="separate"/>
          </w:r>
          <w:r>
            <w:rPr>
              <w:rFonts w:hint="eastAsia"/>
              <w:lang w:val="en-US" w:eastAsia="zh-CN"/>
            </w:rPr>
            <w:t>2</w:t>
          </w:r>
          <w:r>
            <w:t>.2.1. Physics</w:t>
          </w:r>
          <w:r>
            <w:tab/>
          </w:r>
          <w:r>
            <w:fldChar w:fldCharType="begin"/>
          </w:r>
          <w:r>
            <w:instrText xml:space="preserve"> PAGEREF _Toc18574 \h </w:instrText>
          </w:r>
          <w:r>
            <w:fldChar w:fldCharType="separate"/>
          </w:r>
          <w:r>
            <w:t>6</w:t>
          </w:r>
          <w:r>
            <w:fldChar w:fldCharType="end"/>
          </w:r>
          <w:r>
            <w:fldChar w:fldCharType="end"/>
          </w:r>
        </w:p>
        <w:p>
          <w:pPr>
            <w:pStyle w:val="6"/>
            <w:tabs>
              <w:tab w:val="right" w:leader="dot" w:pos="8306"/>
            </w:tabs>
          </w:pPr>
          <w:r>
            <w:fldChar w:fldCharType="begin"/>
          </w:r>
          <w:r>
            <w:instrText xml:space="preserve"> HYPERLINK \l _Toc15201 </w:instrText>
          </w:r>
          <w:r>
            <w:fldChar w:fldCharType="separate"/>
          </w:r>
          <w:r>
            <w:rPr>
              <w:rFonts w:hint="eastAsia"/>
              <w:lang w:val="en-US" w:eastAsia="zh-CN"/>
            </w:rPr>
            <w:t>2</w:t>
          </w:r>
          <w:r>
            <w:t>.2.2. Movement</w:t>
          </w:r>
          <w:r>
            <w:tab/>
          </w:r>
          <w:r>
            <w:fldChar w:fldCharType="begin"/>
          </w:r>
          <w:r>
            <w:instrText xml:space="preserve"> PAGEREF _Toc15201 \h </w:instrText>
          </w:r>
          <w:r>
            <w:fldChar w:fldCharType="separate"/>
          </w:r>
          <w:r>
            <w:t>7</w:t>
          </w:r>
          <w:r>
            <w:fldChar w:fldCharType="end"/>
          </w:r>
          <w:r>
            <w:fldChar w:fldCharType="end"/>
          </w:r>
        </w:p>
        <w:p>
          <w:pPr>
            <w:pStyle w:val="6"/>
            <w:tabs>
              <w:tab w:val="right" w:leader="dot" w:pos="8306"/>
            </w:tabs>
          </w:pPr>
          <w:r>
            <w:fldChar w:fldCharType="begin"/>
          </w:r>
          <w:r>
            <w:instrText xml:space="preserve"> HYPERLINK \l _Toc4052 </w:instrText>
          </w:r>
          <w:r>
            <w:fldChar w:fldCharType="separate"/>
          </w:r>
          <w:r>
            <w:rPr>
              <w:rFonts w:hint="eastAsia"/>
              <w:lang w:val="en-US" w:eastAsia="zh-CN"/>
            </w:rPr>
            <w:t>2</w:t>
          </w:r>
          <w:r>
            <w:t>.2.3. Objects</w:t>
          </w:r>
          <w:r>
            <w:tab/>
          </w:r>
          <w:r>
            <w:fldChar w:fldCharType="begin"/>
          </w:r>
          <w:r>
            <w:instrText xml:space="preserve"> PAGEREF _Toc4052 \h </w:instrText>
          </w:r>
          <w:r>
            <w:fldChar w:fldCharType="separate"/>
          </w:r>
          <w:r>
            <w:t>8</w:t>
          </w:r>
          <w:r>
            <w:fldChar w:fldCharType="end"/>
          </w:r>
          <w:r>
            <w:fldChar w:fldCharType="end"/>
          </w:r>
        </w:p>
        <w:p>
          <w:pPr>
            <w:pStyle w:val="6"/>
            <w:tabs>
              <w:tab w:val="right" w:leader="dot" w:pos="8306"/>
            </w:tabs>
          </w:pPr>
          <w:r>
            <w:fldChar w:fldCharType="begin"/>
          </w:r>
          <w:r>
            <w:instrText xml:space="preserve"> HYPERLINK \l _Toc1721 </w:instrText>
          </w:r>
          <w:r>
            <w:fldChar w:fldCharType="separate"/>
          </w:r>
          <w:r>
            <w:rPr>
              <w:rFonts w:hint="eastAsia"/>
              <w:lang w:val="en-US" w:eastAsia="zh-CN"/>
            </w:rPr>
            <w:t>2</w:t>
          </w:r>
          <w:r>
            <w:t>.2.4. Actions</w:t>
          </w:r>
          <w:r>
            <w:tab/>
          </w:r>
          <w:r>
            <w:fldChar w:fldCharType="begin"/>
          </w:r>
          <w:r>
            <w:instrText xml:space="preserve"> PAGEREF _Toc1721 \h </w:instrText>
          </w:r>
          <w:r>
            <w:fldChar w:fldCharType="separate"/>
          </w:r>
          <w:r>
            <w:t>8</w:t>
          </w:r>
          <w:r>
            <w:fldChar w:fldCharType="end"/>
          </w:r>
          <w:r>
            <w:fldChar w:fldCharType="end"/>
          </w:r>
        </w:p>
        <w:p>
          <w:pPr>
            <w:pStyle w:val="6"/>
            <w:tabs>
              <w:tab w:val="right" w:leader="dot" w:pos="8306"/>
            </w:tabs>
          </w:pPr>
          <w:r>
            <w:fldChar w:fldCharType="begin"/>
          </w:r>
          <w:r>
            <w:instrText xml:space="preserve"> HYPERLINK \l _Toc7928 </w:instrText>
          </w:r>
          <w:r>
            <w:fldChar w:fldCharType="separate"/>
          </w:r>
          <w:r>
            <w:rPr>
              <w:rFonts w:hint="eastAsia"/>
              <w:lang w:val="en-US" w:eastAsia="zh-CN"/>
            </w:rPr>
            <w:t>2</w:t>
          </w:r>
          <w:r>
            <w:t>.2.5. Combat</w:t>
          </w:r>
          <w:r>
            <w:tab/>
          </w:r>
          <w:r>
            <w:fldChar w:fldCharType="begin"/>
          </w:r>
          <w:r>
            <w:instrText xml:space="preserve"> PAGEREF _Toc7928 \h </w:instrText>
          </w:r>
          <w:r>
            <w:fldChar w:fldCharType="separate"/>
          </w:r>
          <w:r>
            <w:t>9</w:t>
          </w:r>
          <w:r>
            <w:fldChar w:fldCharType="end"/>
          </w:r>
          <w:r>
            <w:fldChar w:fldCharType="end"/>
          </w:r>
        </w:p>
        <w:p>
          <w:pPr>
            <w:pStyle w:val="6"/>
            <w:tabs>
              <w:tab w:val="right" w:leader="dot" w:pos="8306"/>
            </w:tabs>
          </w:pPr>
          <w:r>
            <w:fldChar w:fldCharType="begin"/>
          </w:r>
          <w:r>
            <w:instrText xml:space="preserve"> HYPERLINK \l _Toc13607 </w:instrText>
          </w:r>
          <w:r>
            <w:fldChar w:fldCharType="separate"/>
          </w:r>
          <w:r>
            <w:rPr>
              <w:rFonts w:hint="eastAsia"/>
              <w:lang w:val="en-US" w:eastAsia="zh-CN"/>
            </w:rPr>
            <w:t>2</w:t>
          </w:r>
          <w:r>
            <w:t>.2.6. Economy</w:t>
          </w:r>
          <w:r>
            <w:tab/>
          </w:r>
          <w:r>
            <w:fldChar w:fldCharType="begin"/>
          </w:r>
          <w:r>
            <w:instrText xml:space="preserve"> PAGEREF _Toc13607 \h </w:instrText>
          </w:r>
          <w:r>
            <w:fldChar w:fldCharType="separate"/>
          </w:r>
          <w:r>
            <w:t>10</w:t>
          </w:r>
          <w:r>
            <w:fldChar w:fldCharType="end"/>
          </w:r>
          <w:r>
            <w:fldChar w:fldCharType="end"/>
          </w:r>
        </w:p>
        <w:p>
          <w:pPr>
            <w:pStyle w:val="10"/>
            <w:tabs>
              <w:tab w:val="right" w:leader="dot" w:pos="8306"/>
            </w:tabs>
          </w:pPr>
          <w:r>
            <w:fldChar w:fldCharType="begin"/>
          </w:r>
          <w:r>
            <w:instrText xml:space="preserve"> HYPERLINK \l _Toc8453 </w:instrText>
          </w:r>
          <w:r>
            <w:fldChar w:fldCharType="separate"/>
          </w:r>
          <w:r>
            <w:rPr>
              <w:rFonts w:hint="eastAsia"/>
              <w:lang w:val="en-US" w:eastAsia="zh-CN"/>
            </w:rPr>
            <w:t>2</w:t>
          </w:r>
          <w:r>
            <w:t>.3. Screen Flow</w:t>
          </w:r>
          <w:r>
            <w:tab/>
          </w:r>
          <w:r>
            <w:fldChar w:fldCharType="begin"/>
          </w:r>
          <w:r>
            <w:instrText xml:space="preserve"> PAGEREF _Toc8453 \h </w:instrText>
          </w:r>
          <w:r>
            <w:fldChar w:fldCharType="separate"/>
          </w:r>
          <w:r>
            <w:t>11</w:t>
          </w:r>
          <w:r>
            <w:fldChar w:fldCharType="end"/>
          </w:r>
          <w:r>
            <w:fldChar w:fldCharType="end"/>
          </w:r>
        </w:p>
        <w:p>
          <w:pPr>
            <w:pStyle w:val="6"/>
            <w:tabs>
              <w:tab w:val="right" w:leader="dot" w:pos="8306"/>
            </w:tabs>
          </w:pPr>
          <w:r>
            <w:fldChar w:fldCharType="begin"/>
          </w:r>
          <w:r>
            <w:instrText xml:space="preserve"> HYPERLINK \l _Toc377 </w:instrText>
          </w:r>
          <w:r>
            <w:fldChar w:fldCharType="separate"/>
          </w:r>
          <w:r>
            <w:rPr>
              <w:rFonts w:hint="eastAsia"/>
              <w:lang w:val="en-US" w:eastAsia="zh-CN"/>
            </w:rPr>
            <w:t>2</w:t>
          </w:r>
          <w:r>
            <w:t>.3.1. Screen Flow Chart</w:t>
          </w:r>
          <w:r>
            <w:tab/>
          </w:r>
          <w:r>
            <w:fldChar w:fldCharType="begin"/>
          </w:r>
          <w:r>
            <w:instrText xml:space="preserve"> PAGEREF _Toc377 \h </w:instrText>
          </w:r>
          <w:r>
            <w:fldChar w:fldCharType="separate"/>
          </w:r>
          <w:r>
            <w:t>11</w:t>
          </w:r>
          <w:r>
            <w:fldChar w:fldCharType="end"/>
          </w:r>
          <w:r>
            <w:fldChar w:fldCharType="end"/>
          </w:r>
        </w:p>
        <w:p>
          <w:pPr>
            <w:pStyle w:val="6"/>
            <w:tabs>
              <w:tab w:val="right" w:leader="dot" w:pos="8306"/>
            </w:tabs>
          </w:pPr>
          <w:r>
            <w:fldChar w:fldCharType="begin"/>
          </w:r>
          <w:r>
            <w:instrText xml:space="preserve"> HYPERLINK \l _Toc553 </w:instrText>
          </w:r>
          <w:r>
            <w:fldChar w:fldCharType="separate"/>
          </w:r>
          <w:r>
            <w:rPr>
              <w:rFonts w:hint="eastAsia"/>
              <w:lang w:val="en-US" w:eastAsia="zh-CN"/>
            </w:rPr>
            <w:t>2</w:t>
          </w:r>
          <w:r>
            <w:t>.3.2. Screen Descriptions</w:t>
          </w:r>
          <w:r>
            <w:tab/>
          </w:r>
          <w:r>
            <w:fldChar w:fldCharType="begin"/>
          </w:r>
          <w:r>
            <w:instrText xml:space="preserve"> PAGEREF _Toc553 \h </w:instrText>
          </w:r>
          <w:r>
            <w:fldChar w:fldCharType="separate"/>
          </w:r>
          <w:r>
            <w:t>12</w:t>
          </w:r>
          <w:r>
            <w:fldChar w:fldCharType="end"/>
          </w:r>
          <w:r>
            <w:fldChar w:fldCharType="end"/>
          </w:r>
          <w:bookmarkStart w:id="141" w:name="_GoBack"/>
          <w:bookmarkEnd w:id="141"/>
        </w:p>
        <w:p>
          <w:pPr>
            <w:pStyle w:val="10"/>
            <w:tabs>
              <w:tab w:val="right" w:leader="dot" w:pos="8306"/>
            </w:tabs>
          </w:pPr>
          <w:r>
            <w:fldChar w:fldCharType="begin"/>
          </w:r>
          <w:r>
            <w:instrText xml:space="preserve"> HYPERLINK \l _Toc12216 </w:instrText>
          </w:r>
          <w:r>
            <w:fldChar w:fldCharType="separate"/>
          </w:r>
          <w:r>
            <w:rPr>
              <w:rFonts w:hint="eastAsia"/>
              <w:lang w:val="en-US" w:eastAsia="zh-CN"/>
            </w:rPr>
            <w:t>2</w:t>
          </w:r>
          <w:r>
            <w:t>.</w:t>
          </w:r>
          <w:r>
            <w:rPr>
              <w:rFonts w:hint="eastAsia"/>
              <w:lang w:val="en-US" w:eastAsia="zh-CN"/>
            </w:rPr>
            <w:t>4</w:t>
          </w:r>
          <w:r>
            <w:t>. Replaying and Saving</w:t>
          </w:r>
          <w:r>
            <w:tab/>
          </w:r>
          <w:r>
            <w:fldChar w:fldCharType="begin"/>
          </w:r>
          <w:r>
            <w:instrText xml:space="preserve"> PAGEREF _Toc12216 \h </w:instrText>
          </w:r>
          <w:r>
            <w:fldChar w:fldCharType="separate"/>
          </w:r>
          <w:r>
            <w:t>16</w:t>
          </w:r>
          <w:r>
            <w:fldChar w:fldCharType="end"/>
          </w:r>
          <w:r>
            <w:fldChar w:fldCharType="end"/>
          </w:r>
        </w:p>
        <w:p>
          <w:pPr>
            <w:pStyle w:val="9"/>
            <w:tabs>
              <w:tab w:val="right" w:leader="dot" w:pos="8306"/>
            </w:tabs>
          </w:pPr>
          <w:r>
            <w:fldChar w:fldCharType="begin"/>
          </w:r>
          <w:r>
            <w:instrText xml:space="preserve"> HYPERLINK \l _Toc7188 </w:instrText>
          </w:r>
          <w:r>
            <w:fldChar w:fldCharType="separate"/>
          </w:r>
          <w:r>
            <w:rPr>
              <w:lang w:val="en-US" w:eastAsia="zh-CN"/>
            </w:rPr>
            <w:t>3. Story, Setting and Character</w:t>
          </w:r>
          <w:r>
            <w:tab/>
          </w:r>
          <w:r>
            <w:fldChar w:fldCharType="begin"/>
          </w:r>
          <w:r>
            <w:instrText xml:space="preserve"> PAGEREF _Toc7188 \h </w:instrText>
          </w:r>
          <w:r>
            <w:fldChar w:fldCharType="separate"/>
          </w:r>
          <w:r>
            <w:t>16</w:t>
          </w:r>
          <w:r>
            <w:fldChar w:fldCharType="end"/>
          </w:r>
          <w:r>
            <w:fldChar w:fldCharType="end"/>
          </w:r>
        </w:p>
        <w:p>
          <w:pPr>
            <w:pStyle w:val="10"/>
            <w:tabs>
              <w:tab w:val="right" w:leader="dot" w:pos="8306"/>
            </w:tabs>
          </w:pPr>
          <w:r>
            <w:fldChar w:fldCharType="begin"/>
          </w:r>
          <w:r>
            <w:instrText xml:space="preserve"> HYPERLINK \l _Toc20483 </w:instrText>
          </w:r>
          <w:r>
            <w:fldChar w:fldCharType="separate"/>
          </w:r>
          <w:r>
            <w:rPr>
              <w:rFonts w:hint="eastAsia"/>
              <w:lang w:val="en-US" w:eastAsia="zh-CN"/>
            </w:rPr>
            <w:t>3.1  Story</w:t>
          </w:r>
          <w:r>
            <w:tab/>
          </w:r>
          <w:r>
            <w:fldChar w:fldCharType="begin"/>
          </w:r>
          <w:r>
            <w:instrText xml:space="preserve"> PAGEREF _Toc20483 \h </w:instrText>
          </w:r>
          <w:r>
            <w:fldChar w:fldCharType="separate"/>
          </w:r>
          <w:r>
            <w:t>16</w:t>
          </w:r>
          <w:r>
            <w:fldChar w:fldCharType="end"/>
          </w:r>
          <w:r>
            <w:fldChar w:fldCharType="end"/>
          </w:r>
        </w:p>
        <w:p>
          <w:pPr>
            <w:pStyle w:val="10"/>
            <w:tabs>
              <w:tab w:val="right" w:leader="dot" w:pos="8306"/>
            </w:tabs>
          </w:pPr>
          <w:r>
            <w:fldChar w:fldCharType="begin"/>
          </w:r>
          <w:r>
            <w:instrText xml:space="preserve"> HYPERLINK \l _Toc14838 </w:instrText>
          </w:r>
          <w:r>
            <w:fldChar w:fldCharType="separate"/>
          </w:r>
          <w:r>
            <w:rPr>
              <w:rFonts w:hint="eastAsia"/>
              <w:lang w:val="en-US" w:eastAsia="zh-CN"/>
            </w:rPr>
            <w:t>3.2 Character and Animation</w:t>
          </w:r>
          <w:r>
            <w:tab/>
          </w:r>
          <w:r>
            <w:fldChar w:fldCharType="begin"/>
          </w:r>
          <w:r>
            <w:instrText xml:space="preserve"> PAGEREF _Toc14838 \h </w:instrText>
          </w:r>
          <w:r>
            <w:fldChar w:fldCharType="separate"/>
          </w:r>
          <w:r>
            <w:t>17</w:t>
          </w:r>
          <w:r>
            <w:fldChar w:fldCharType="end"/>
          </w:r>
          <w:r>
            <w:fldChar w:fldCharType="end"/>
          </w:r>
        </w:p>
        <w:p>
          <w:pPr>
            <w:pStyle w:val="9"/>
            <w:tabs>
              <w:tab w:val="right" w:leader="dot" w:pos="8306"/>
            </w:tabs>
          </w:pPr>
          <w:r>
            <w:fldChar w:fldCharType="begin"/>
          </w:r>
          <w:r>
            <w:instrText xml:space="preserve"> HYPERLINK \l _Toc23188 </w:instrText>
          </w:r>
          <w:r>
            <w:fldChar w:fldCharType="separate"/>
          </w:r>
          <w:r>
            <w:rPr>
              <w:rFonts w:hint="eastAsia"/>
              <w:lang w:val="en-US" w:eastAsia="zh-CN"/>
            </w:rPr>
            <w:t>4.</w:t>
          </w:r>
          <w:r>
            <w:rPr>
              <w:lang w:val="en-US" w:eastAsia="zh-CN"/>
            </w:rPr>
            <w:t>Interface</w:t>
          </w:r>
          <w:r>
            <w:tab/>
          </w:r>
          <w:r>
            <w:fldChar w:fldCharType="begin"/>
          </w:r>
          <w:r>
            <w:instrText xml:space="preserve"> PAGEREF _Toc23188 \h </w:instrText>
          </w:r>
          <w:r>
            <w:fldChar w:fldCharType="separate"/>
          </w:r>
          <w:r>
            <w:t>19</w:t>
          </w:r>
          <w:r>
            <w:fldChar w:fldCharType="end"/>
          </w:r>
          <w:r>
            <w:fldChar w:fldCharType="end"/>
          </w:r>
        </w:p>
        <w:p>
          <w:pPr>
            <w:pStyle w:val="10"/>
            <w:tabs>
              <w:tab w:val="right" w:leader="dot" w:pos="8306"/>
            </w:tabs>
          </w:pPr>
          <w:r>
            <w:fldChar w:fldCharType="begin"/>
          </w:r>
          <w:r>
            <w:instrText xml:space="preserve"> HYPERLINK \l _Toc18521 </w:instrText>
          </w:r>
          <w:r>
            <w:fldChar w:fldCharType="separate"/>
          </w:r>
          <w:r>
            <w:rPr>
              <w:rFonts w:hint="eastAsia"/>
              <w:lang w:val="en-US" w:eastAsia="zh-CN"/>
            </w:rPr>
            <w:t>4</w:t>
          </w:r>
          <w:r>
            <w:rPr>
              <w:rFonts w:hint="default"/>
              <w:lang w:val="en-US" w:eastAsia="zh-CN"/>
            </w:rPr>
            <w:t>.1. Visual System</w:t>
          </w:r>
          <w:r>
            <w:tab/>
          </w:r>
          <w:r>
            <w:fldChar w:fldCharType="begin"/>
          </w:r>
          <w:r>
            <w:instrText xml:space="preserve"> PAGEREF _Toc18521 \h </w:instrText>
          </w:r>
          <w:r>
            <w:fldChar w:fldCharType="separate"/>
          </w:r>
          <w:r>
            <w:t>19</w:t>
          </w:r>
          <w:r>
            <w:fldChar w:fldCharType="end"/>
          </w:r>
          <w:r>
            <w:fldChar w:fldCharType="end"/>
          </w:r>
        </w:p>
        <w:p>
          <w:pPr>
            <w:pStyle w:val="6"/>
            <w:tabs>
              <w:tab w:val="right" w:leader="dot" w:pos="8306"/>
            </w:tabs>
          </w:pPr>
          <w:r>
            <w:fldChar w:fldCharType="begin"/>
          </w:r>
          <w:r>
            <w:instrText xml:space="preserve"> HYPERLINK \l _Toc28832 </w:instrText>
          </w:r>
          <w:r>
            <w:fldChar w:fldCharType="separate"/>
          </w:r>
          <w:r>
            <w:rPr>
              <w:rFonts w:hint="eastAsia"/>
              <w:lang w:val="en-US" w:eastAsia="zh-CN"/>
            </w:rPr>
            <w:t>4</w:t>
          </w:r>
          <w:r>
            <w:rPr>
              <w:rFonts w:hint="default"/>
              <w:lang w:val="en-US" w:eastAsia="zh-CN"/>
            </w:rPr>
            <w:t xml:space="preserve">.1.1. HUD </w:t>
          </w:r>
          <w:r>
            <w:rPr>
              <w:rFonts w:hint="eastAsia"/>
              <w:lang w:val="en-US" w:eastAsia="zh-CN"/>
            </w:rPr>
            <w:t>(H</w:t>
          </w:r>
          <w:r>
            <w:rPr>
              <w:lang w:val="en-US" w:eastAsia="zh-CN"/>
            </w:rPr>
            <w:t>eads up display</w:t>
          </w:r>
          <w:r>
            <w:rPr>
              <w:rFonts w:hint="eastAsia"/>
              <w:lang w:val="en-US" w:eastAsia="zh-CN"/>
            </w:rPr>
            <w:t>)</w:t>
          </w:r>
          <w:r>
            <w:tab/>
          </w:r>
          <w:r>
            <w:fldChar w:fldCharType="begin"/>
          </w:r>
          <w:r>
            <w:instrText xml:space="preserve"> PAGEREF _Toc28832 \h </w:instrText>
          </w:r>
          <w:r>
            <w:fldChar w:fldCharType="separate"/>
          </w:r>
          <w:r>
            <w:t>19</w:t>
          </w:r>
          <w:r>
            <w:fldChar w:fldCharType="end"/>
          </w:r>
          <w:r>
            <w:fldChar w:fldCharType="end"/>
          </w:r>
        </w:p>
        <w:p>
          <w:pPr>
            <w:pStyle w:val="6"/>
            <w:tabs>
              <w:tab w:val="right" w:leader="dot" w:pos="8306"/>
            </w:tabs>
          </w:pPr>
          <w:r>
            <w:fldChar w:fldCharType="begin"/>
          </w:r>
          <w:r>
            <w:instrText xml:space="preserve"> HYPERLINK \l _Toc3226 </w:instrText>
          </w:r>
          <w:r>
            <w:fldChar w:fldCharType="separate"/>
          </w:r>
          <w:r>
            <w:rPr>
              <w:rFonts w:hint="eastAsia"/>
              <w:lang w:val="en-US" w:eastAsia="zh-CN"/>
            </w:rPr>
            <w:t>4</w:t>
          </w:r>
          <w:r>
            <w:rPr>
              <w:rFonts w:hint="default"/>
              <w:lang w:val="en-US" w:eastAsia="zh-CN"/>
            </w:rPr>
            <w:t>.1.4. Camera</w:t>
          </w:r>
          <w:r>
            <w:tab/>
          </w:r>
          <w:r>
            <w:fldChar w:fldCharType="begin"/>
          </w:r>
          <w:r>
            <w:instrText xml:space="preserve"> PAGEREF _Toc3226 \h </w:instrText>
          </w:r>
          <w:r>
            <w:fldChar w:fldCharType="separate"/>
          </w:r>
          <w:r>
            <w:t>20</w:t>
          </w:r>
          <w:r>
            <w:fldChar w:fldCharType="end"/>
          </w:r>
          <w:r>
            <w:fldChar w:fldCharType="end"/>
          </w:r>
        </w:p>
        <w:p>
          <w:pPr>
            <w:pStyle w:val="10"/>
            <w:tabs>
              <w:tab w:val="right" w:leader="dot" w:pos="8306"/>
            </w:tabs>
          </w:pPr>
          <w:r>
            <w:fldChar w:fldCharType="begin"/>
          </w:r>
          <w:r>
            <w:instrText xml:space="preserve"> HYPERLINK \l _Toc358 </w:instrText>
          </w:r>
          <w:r>
            <w:fldChar w:fldCharType="separate"/>
          </w:r>
          <w:r>
            <w:rPr>
              <w:rFonts w:hint="eastAsia"/>
              <w:lang w:val="en-US" w:eastAsia="zh-CN"/>
            </w:rPr>
            <w:t>4</w:t>
          </w:r>
          <w:r>
            <w:rPr>
              <w:rFonts w:hint="default"/>
              <w:lang w:val="en-US" w:eastAsia="zh-CN"/>
            </w:rPr>
            <w:t>.2. Control System</w:t>
          </w:r>
          <w:r>
            <w:tab/>
          </w:r>
          <w:r>
            <w:fldChar w:fldCharType="begin"/>
          </w:r>
          <w:r>
            <w:instrText xml:space="preserve"> PAGEREF _Toc358 \h </w:instrText>
          </w:r>
          <w:r>
            <w:fldChar w:fldCharType="separate"/>
          </w:r>
          <w:r>
            <w:t>20</w:t>
          </w:r>
          <w:r>
            <w:fldChar w:fldCharType="end"/>
          </w:r>
          <w:r>
            <w:fldChar w:fldCharType="end"/>
          </w:r>
        </w:p>
        <w:p>
          <w:pPr>
            <w:pStyle w:val="10"/>
            <w:tabs>
              <w:tab w:val="right" w:leader="dot" w:pos="8306"/>
            </w:tabs>
          </w:pPr>
          <w:r>
            <w:fldChar w:fldCharType="begin"/>
          </w:r>
          <w:r>
            <w:instrText xml:space="preserve"> HYPERLINK \l _Toc23650 </w:instrText>
          </w:r>
          <w:r>
            <w:fldChar w:fldCharType="separate"/>
          </w:r>
          <w:r>
            <w:rPr>
              <w:rFonts w:hint="eastAsia"/>
              <w:lang w:val="en-US" w:eastAsia="zh-CN"/>
            </w:rPr>
            <w:t>4</w:t>
          </w:r>
          <w:r>
            <w:rPr>
              <w:rFonts w:hint="default"/>
              <w:lang w:val="en-US" w:eastAsia="zh-CN"/>
            </w:rPr>
            <w:t>.3. Audio</w:t>
          </w:r>
          <w:r>
            <w:tab/>
          </w:r>
          <w:r>
            <w:fldChar w:fldCharType="begin"/>
          </w:r>
          <w:r>
            <w:instrText xml:space="preserve"> PAGEREF _Toc23650 \h </w:instrText>
          </w:r>
          <w:r>
            <w:fldChar w:fldCharType="separate"/>
          </w:r>
          <w:r>
            <w:t>21</w:t>
          </w:r>
          <w:r>
            <w:fldChar w:fldCharType="end"/>
          </w:r>
          <w:r>
            <w:fldChar w:fldCharType="end"/>
          </w:r>
        </w:p>
        <w:p>
          <w:pPr>
            <w:pStyle w:val="9"/>
            <w:tabs>
              <w:tab w:val="right" w:leader="dot" w:pos="8306"/>
            </w:tabs>
          </w:pPr>
          <w:r>
            <w:fldChar w:fldCharType="begin"/>
          </w:r>
          <w:r>
            <w:instrText xml:space="preserve"> HYPERLINK \l _Toc6028 </w:instrText>
          </w:r>
          <w:r>
            <w:fldChar w:fldCharType="separate"/>
          </w:r>
          <w:r>
            <w:rPr>
              <w:rFonts w:hint="eastAsia"/>
              <w:lang w:val="en-US" w:eastAsia="zh-CN"/>
            </w:rPr>
            <w:t xml:space="preserve">5. </w:t>
          </w:r>
          <w:r>
            <w:rPr>
              <w:rFonts w:hint="eastAsia"/>
            </w:rPr>
            <w:t>Technical</w:t>
          </w:r>
          <w:r>
            <w:tab/>
          </w:r>
          <w:r>
            <w:fldChar w:fldCharType="begin"/>
          </w:r>
          <w:r>
            <w:instrText xml:space="preserve"> PAGEREF _Toc6028 \h </w:instrText>
          </w:r>
          <w:r>
            <w:fldChar w:fldCharType="separate"/>
          </w:r>
          <w:r>
            <w:t>21</w:t>
          </w:r>
          <w:r>
            <w:fldChar w:fldCharType="end"/>
          </w:r>
          <w:r>
            <w:fldChar w:fldCharType="end"/>
          </w:r>
        </w:p>
        <w:p>
          <w:pPr>
            <w:pStyle w:val="10"/>
            <w:tabs>
              <w:tab w:val="right" w:leader="dot" w:pos="8306"/>
            </w:tabs>
          </w:pPr>
          <w:r>
            <w:fldChar w:fldCharType="begin"/>
          </w:r>
          <w:r>
            <w:instrText xml:space="preserve"> HYPERLINK \l _Toc3690 </w:instrText>
          </w:r>
          <w:r>
            <w:fldChar w:fldCharType="separate"/>
          </w:r>
          <w:r>
            <w:rPr>
              <w:rFonts w:hint="eastAsia"/>
              <w:lang w:val="en-US" w:eastAsia="zh-CN"/>
            </w:rPr>
            <w:t>5</w:t>
          </w:r>
          <w:r>
            <w:t>.1. Target Hardware</w:t>
          </w:r>
          <w:r>
            <w:tab/>
          </w:r>
          <w:r>
            <w:fldChar w:fldCharType="begin"/>
          </w:r>
          <w:r>
            <w:instrText xml:space="preserve"> PAGEREF _Toc3690 \h </w:instrText>
          </w:r>
          <w:r>
            <w:fldChar w:fldCharType="separate"/>
          </w:r>
          <w:r>
            <w:t>21</w:t>
          </w:r>
          <w:r>
            <w:fldChar w:fldCharType="end"/>
          </w:r>
          <w:r>
            <w:fldChar w:fldCharType="end"/>
          </w:r>
        </w:p>
        <w:p>
          <w:pPr>
            <w:pStyle w:val="10"/>
            <w:tabs>
              <w:tab w:val="right" w:leader="dot" w:pos="8306"/>
            </w:tabs>
          </w:pPr>
          <w:r>
            <w:fldChar w:fldCharType="begin"/>
          </w:r>
          <w:r>
            <w:instrText xml:space="preserve"> HYPERLINK \l _Toc25388 </w:instrText>
          </w:r>
          <w:r>
            <w:fldChar w:fldCharType="separate"/>
          </w:r>
          <w:r>
            <w:rPr>
              <w:rFonts w:hint="eastAsia"/>
              <w:lang w:val="en-US" w:eastAsia="zh-CN"/>
            </w:rPr>
            <w:t>5</w:t>
          </w:r>
          <w:r>
            <w:t>.2. Development hardware and software</w:t>
          </w:r>
          <w:r>
            <w:tab/>
          </w:r>
          <w:r>
            <w:fldChar w:fldCharType="begin"/>
          </w:r>
          <w:r>
            <w:instrText xml:space="preserve"> PAGEREF _Toc25388 \h </w:instrText>
          </w:r>
          <w:r>
            <w:fldChar w:fldCharType="separate"/>
          </w:r>
          <w:r>
            <w:t>21</w:t>
          </w:r>
          <w:r>
            <w:fldChar w:fldCharType="end"/>
          </w:r>
          <w:r>
            <w:fldChar w:fldCharType="end"/>
          </w:r>
        </w:p>
        <w:p>
          <w:pPr>
            <w:pStyle w:val="6"/>
            <w:tabs>
              <w:tab w:val="right" w:leader="dot" w:pos="8306"/>
            </w:tabs>
          </w:pPr>
          <w:r>
            <w:fldChar w:fldCharType="begin"/>
          </w:r>
          <w:r>
            <w:instrText xml:space="preserve"> HYPERLINK \l _Toc10437 </w:instrText>
          </w:r>
          <w:r>
            <w:fldChar w:fldCharType="separate"/>
          </w:r>
          <w:r>
            <w:rPr>
              <w:rFonts w:hint="eastAsia"/>
              <w:lang w:val="en-US" w:eastAsia="zh-CN"/>
            </w:rPr>
            <w:t>5</w:t>
          </w:r>
          <w:r>
            <w:rPr>
              <w:rFonts w:hint="eastAsia"/>
            </w:rPr>
            <w:t>.2.1 Hardware</w:t>
          </w:r>
          <w:r>
            <w:tab/>
          </w:r>
          <w:r>
            <w:fldChar w:fldCharType="begin"/>
          </w:r>
          <w:r>
            <w:instrText xml:space="preserve"> PAGEREF _Toc10437 \h </w:instrText>
          </w:r>
          <w:r>
            <w:fldChar w:fldCharType="separate"/>
          </w:r>
          <w:r>
            <w:t>21</w:t>
          </w:r>
          <w:r>
            <w:fldChar w:fldCharType="end"/>
          </w:r>
          <w:r>
            <w:fldChar w:fldCharType="end"/>
          </w:r>
        </w:p>
        <w:p>
          <w:pPr>
            <w:pStyle w:val="6"/>
            <w:tabs>
              <w:tab w:val="right" w:leader="dot" w:pos="8306"/>
            </w:tabs>
          </w:pPr>
          <w:r>
            <w:fldChar w:fldCharType="begin"/>
          </w:r>
          <w:r>
            <w:instrText xml:space="preserve"> HYPERLINK \l _Toc31888 </w:instrText>
          </w:r>
          <w:r>
            <w:fldChar w:fldCharType="separate"/>
          </w:r>
          <w:r>
            <w:rPr>
              <w:rFonts w:hint="eastAsia"/>
              <w:lang w:val="en-US" w:eastAsia="zh-CN"/>
            </w:rPr>
            <w:t>5</w:t>
          </w:r>
          <w:r>
            <w:rPr>
              <w:rFonts w:hint="eastAsia"/>
            </w:rPr>
            <w:t>.2.2 Software</w:t>
          </w:r>
          <w:r>
            <w:tab/>
          </w:r>
          <w:r>
            <w:fldChar w:fldCharType="begin"/>
          </w:r>
          <w:r>
            <w:instrText xml:space="preserve"> PAGEREF _Toc31888 \h </w:instrText>
          </w:r>
          <w:r>
            <w:fldChar w:fldCharType="separate"/>
          </w:r>
          <w:r>
            <w:t>22</w:t>
          </w:r>
          <w:r>
            <w:fldChar w:fldCharType="end"/>
          </w:r>
          <w:r>
            <w:fldChar w:fldCharType="end"/>
          </w:r>
        </w:p>
        <w:p>
          <w:pPr>
            <w:pStyle w:val="10"/>
            <w:tabs>
              <w:tab w:val="right" w:leader="dot" w:pos="8306"/>
            </w:tabs>
          </w:pPr>
          <w:r>
            <w:fldChar w:fldCharType="begin"/>
          </w:r>
          <w:r>
            <w:instrText xml:space="preserve"> HYPERLINK \l _Toc734 </w:instrText>
          </w:r>
          <w:r>
            <w:fldChar w:fldCharType="separate"/>
          </w:r>
          <w:r>
            <w:rPr>
              <w:rFonts w:hint="eastAsia"/>
              <w:lang w:val="en-US" w:eastAsia="zh-CN"/>
            </w:rPr>
            <w:t>5</w:t>
          </w:r>
          <w:r>
            <w:t>.</w:t>
          </w:r>
          <w:r>
            <w:rPr>
              <w:rFonts w:hint="eastAsia"/>
            </w:rPr>
            <w:t>3</w:t>
          </w:r>
          <w:r>
            <w:t>. Game Engine</w:t>
          </w:r>
          <w:r>
            <w:tab/>
          </w:r>
          <w:r>
            <w:fldChar w:fldCharType="begin"/>
          </w:r>
          <w:r>
            <w:instrText xml:space="preserve"> PAGEREF _Toc734 \h </w:instrText>
          </w:r>
          <w:r>
            <w:fldChar w:fldCharType="separate"/>
          </w:r>
          <w:r>
            <w:t>22</w:t>
          </w:r>
          <w:r>
            <w:fldChar w:fldCharType="end"/>
          </w:r>
          <w:r>
            <w:fldChar w:fldCharType="end"/>
          </w:r>
        </w:p>
        <w:p>
          <w:pPr>
            <w:pStyle w:val="10"/>
            <w:tabs>
              <w:tab w:val="right" w:leader="dot" w:pos="8306"/>
            </w:tabs>
          </w:pPr>
          <w:r>
            <w:fldChar w:fldCharType="begin"/>
          </w:r>
          <w:r>
            <w:instrText xml:space="preserve"> HYPERLINK \l _Toc23698 </w:instrText>
          </w:r>
          <w:r>
            <w:fldChar w:fldCharType="separate"/>
          </w:r>
          <w:r>
            <w:rPr>
              <w:rFonts w:hint="eastAsia"/>
              <w:lang w:val="en-US" w:eastAsia="zh-CN"/>
            </w:rPr>
            <w:t>5</w:t>
          </w:r>
          <w:r>
            <w:t>.</w:t>
          </w:r>
          <w:r>
            <w:rPr>
              <w:rFonts w:hint="eastAsia"/>
              <w:lang w:val="en-US" w:eastAsia="zh-CN"/>
            </w:rPr>
            <w:t>4</w:t>
          </w:r>
          <w:r>
            <w:t>. Scripting Language</w:t>
          </w:r>
          <w:r>
            <w:tab/>
          </w:r>
          <w:r>
            <w:fldChar w:fldCharType="begin"/>
          </w:r>
          <w:r>
            <w:instrText xml:space="preserve"> PAGEREF _Toc23698 \h </w:instrText>
          </w:r>
          <w:r>
            <w:fldChar w:fldCharType="separate"/>
          </w:r>
          <w:r>
            <w:t>23</w:t>
          </w:r>
          <w:r>
            <w:fldChar w:fldCharType="end"/>
          </w:r>
          <w:r>
            <w:fldChar w:fldCharType="end"/>
          </w:r>
        </w:p>
        <w:p>
          <w:pPr>
            <w:pStyle w:val="9"/>
            <w:tabs>
              <w:tab w:val="right" w:leader="dot" w:pos="8306"/>
            </w:tabs>
          </w:pPr>
          <w:r>
            <w:fldChar w:fldCharType="begin"/>
          </w:r>
          <w:r>
            <w:instrText xml:space="preserve"> HYPERLINK \l _Toc15495 </w:instrText>
          </w:r>
          <w:r>
            <w:fldChar w:fldCharType="separate"/>
          </w:r>
          <w:r>
            <w:rPr>
              <w:rFonts w:hint="eastAsia"/>
            </w:rPr>
            <w:t>6. Project Management</w:t>
          </w:r>
          <w:r>
            <w:tab/>
          </w:r>
          <w:r>
            <w:fldChar w:fldCharType="begin"/>
          </w:r>
          <w:r>
            <w:instrText xml:space="preserve"> PAGEREF _Toc15495 \h </w:instrText>
          </w:r>
          <w:r>
            <w:fldChar w:fldCharType="separate"/>
          </w:r>
          <w:r>
            <w:t>23</w:t>
          </w:r>
          <w:r>
            <w:fldChar w:fldCharType="end"/>
          </w:r>
          <w:r>
            <w:fldChar w:fldCharType="end"/>
          </w:r>
        </w:p>
        <w:p>
          <w:pPr>
            <w:pStyle w:val="10"/>
            <w:tabs>
              <w:tab w:val="right" w:leader="dot" w:pos="8306"/>
            </w:tabs>
          </w:pPr>
          <w:r>
            <w:fldChar w:fldCharType="begin"/>
          </w:r>
          <w:r>
            <w:instrText xml:space="preserve"> HYPERLINK \l _Toc30529 </w:instrText>
          </w:r>
          <w:r>
            <w:fldChar w:fldCharType="separate"/>
          </w:r>
          <w:r>
            <w:rPr>
              <w:rFonts w:hint="eastAsia"/>
              <w:lang w:val="en-US" w:eastAsia="zh-CN"/>
            </w:rPr>
            <w:t>6</w:t>
          </w:r>
          <w:r>
            <w:rPr>
              <w:rFonts w:hint="eastAsia"/>
            </w:rPr>
            <w:t>.1. Project Methodology</w:t>
          </w:r>
          <w:r>
            <w:tab/>
          </w:r>
          <w:r>
            <w:fldChar w:fldCharType="begin"/>
          </w:r>
          <w:r>
            <w:instrText xml:space="preserve"> PAGEREF _Toc30529 \h </w:instrText>
          </w:r>
          <w:r>
            <w:fldChar w:fldCharType="separate"/>
          </w:r>
          <w:r>
            <w:t>23</w:t>
          </w:r>
          <w:r>
            <w:fldChar w:fldCharType="end"/>
          </w:r>
          <w:r>
            <w:fldChar w:fldCharType="end"/>
          </w:r>
        </w:p>
        <w:p>
          <w:pPr>
            <w:pStyle w:val="10"/>
            <w:tabs>
              <w:tab w:val="right" w:leader="dot" w:pos="8306"/>
            </w:tabs>
          </w:pPr>
          <w:r>
            <w:fldChar w:fldCharType="begin"/>
          </w:r>
          <w:r>
            <w:instrText xml:space="preserve"> HYPERLINK \l _Toc2002 </w:instrText>
          </w:r>
          <w:r>
            <w:fldChar w:fldCharType="separate"/>
          </w:r>
          <w:r>
            <w:rPr>
              <w:rFonts w:hint="eastAsia"/>
              <w:lang w:val="en-US" w:eastAsia="zh-CN"/>
            </w:rPr>
            <w:t>6</w:t>
          </w:r>
          <w:r>
            <w:rPr>
              <w:rFonts w:hint="eastAsia"/>
            </w:rPr>
            <w:t>.3. Version control</w:t>
          </w:r>
          <w:r>
            <w:tab/>
          </w:r>
          <w:r>
            <w:fldChar w:fldCharType="begin"/>
          </w:r>
          <w:r>
            <w:instrText xml:space="preserve"> PAGEREF _Toc2002 \h </w:instrText>
          </w:r>
          <w:r>
            <w:fldChar w:fldCharType="separate"/>
          </w:r>
          <w:r>
            <w:t>24</w:t>
          </w:r>
          <w:r>
            <w:fldChar w:fldCharType="end"/>
          </w:r>
          <w:r>
            <w:fldChar w:fldCharType="end"/>
          </w:r>
        </w:p>
        <w:p>
          <w:pPr>
            <w:pStyle w:val="10"/>
            <w:tabs>
              <w:tab w:val="right" w:leader="dot" w:pos="8306"/>
            </w:tabs>
          </w:pPr>
          <w:r>
            <w:fldChar w:fldCharType="begin"/>
          </w:r>
          <w:r>
            <w:instrText xml:space="preserve"> HYPERLINK \l _Toc27096 </w:instrText>
          </w:r>
          <w:r>
            <w:fldChar w:fldCharType="separate"/>
          </w:r>
          <w:r>
            <w:rPr>
              <w:rFonts w:hint="eastAsia"/>
              <w:lang w:val="en-US" w:eastAsia="zh-CN"/>
            </w:rPr>
            <w:t>6</w:t>
          </w:r>
          <w:r>
            <w:rPr>
              <w:rFonts w:hint="eastAsia"/>
            </w:rPr>
            <w:t>.4. Risk Analysis</w:t>
          </w:r>
          <w:r>
            <w:tab/>
          </w:r>
          <w:r>
            <w:fldChar w:fldCharType="begin"/>
          </w:r>
          <w:r>
            <w:instrText xml:space="preserve"> PAGEREF _Toc27096 \h </w:instrText>
          </w:r>
          <w:r>
            <w:fldChar w:fldCharType="separate"/>
          </w:r>
          <w:r>
            <w:t>24</w:t>
          </w:r>
          <w:r>
            <w:fldChar w:fldCharType="end"/>
          </w:r>
          <w:r>
            <w:fldChar w:fldCharType="end"/>
          </w:r>
        </w:p>
        <w:p>
          <w:pPr>
            <w:pStyle w:val="9"/>
            <w:tabs>
              <w:tab w:val="right" w:leader="dot" w:pos="8306"/>
            </w:tabs>
          </w:pPr>
          <w:r>
            <w:fldChar w:fldCharType="begin"/>
          </w:r>
          <w:r>
            <w:instrText xml:space="preserve"> HYPERLINK \l _Toc18120 </w:instrText>
          </w:r>
          <w:r>
            <w:fldChar w:fldCharType="separate"/>
          </w:r>
          <w:r>
            <w:rPr>
              <w:rFonts w:hint="eastAsia"/>
              <w:lang w:val="en-US" w:eastAsia="zh-CN"/>
            </w:rPr>
            <w:t>7. Appendices</w:t>
          </w:r>
          <w:r>
            <w:tab/>
          </w:r>
          <w:r>
            <w:fldChar w:fldCharType="begin"/>
          </w:r>
          <w:r>
            <w:instrText xml:space="preserve"> PAGEREF _Toc18120 \h </w:instrText>
          </w:r>
          <w:r>
            <w:fldChar w:fldCharType="separate"/>
          </w:r>
          <w:r>
            <w:t>25</w:t>
          </w:r>
          <w:r>
            <w:fldChar w:fldCharType="end"/>
          </w:r>
          <w:r>
            <w:fldChar w:fldCharType="end"/>
          </w:r>
        </w:p>
        <w:p>
          <w:pPr>
            <w:pStyle w:val="10"/>
            <w:tabs>
              <w:tab w:val="right" w:leader="dot" w:pos="8306"/>
            </w:tabs>
          </w:pPr>
          <w:r>
            <w:fldChar w:fldCharType="begin"/>
          </w:r>
          <w:r>
            <w:instrText xml:space="preserve"> HYPERLINK \l _Toc11361 </w:instrText>
          </w:r>
          <w:r>
            <w:fldChar w:fldCharType="separate"/>
          </w:r>
          <w:r>
            <w:rPr>
              <w:rFonts w:hint="eastAsia"/>
              <w:lang w:val="en-US" w:eastAsia="zh-CN"/>
            </w:rPr>
            <w:t xml:space="preserve">7.1 </w:t>
          </w:r>
          <w:r>
            <w:rPr>
              <w:rFonts w:hint="default"/>
              <w:lang w:val="en-US" w:eastAsia="zh-CN"/>
            </w:rPr>
            <w:t>References</w:t>
          </w:r>
          <w:r>
            <w:tab/>
          </w:r>
          <w:r>
            <w:fldChar w:fldCharType="begin"/>
          </w:r>
          <w:r>
            <w:instrText xml:space="preserve"> PAGEREF _Toc11361 \h </w:instrText>
          </w:r>
          <w:r>
            <w:fldChar w:fldCharType="separate"/>
          </w:r>
          <w:r>
            <w:t>25</w:t>
          </w:r>
          <w:r>
            <w:fldChar w:fldCharType="end"/>
          </w:r>
          <w:r>
            <w:fldChar w:fldCharType="end"/>
          </w:r>
        </w:p>
        <w:p>
          <w:pPr>
            <w:rPr>
              <w:rFonts w:hint="default" w:ascii="Consolas" w:hAnsi="Consolas" w:cs="Consolas"/>
              <w:sz w:val="24"/>
              <w:szCs w:val="24"/>
            </w:rPr>
            <w:sectPr>
              <w:pgSz w:w="11906" w:h="16838"/>
              <w:pgMar w:top="1440" w:right="1800" w:bottom="1440" w:left="1800" w:header="851" w:footer="992" w:gutter="0"/>
              <w:cols w:space="425" w:num="1"/>
              <w:docGrid w:type="lines" w:linePitch="312" w:charSpace="0"/>
            </w:sectPr>
          </w:pPr>
          <w:r>
            <w:fldChar w:fldCharType="end"/>
          </w:r>
        </w:p>
      </w:sdtContent>
    </w:sdt>
    <w:p>
      <w:pPr>
        <w:pStyle w:val="2"/>
        <w:bidi w:val="0"/>
      </w:pPr>
      <w:bookmarkStart w:id="5" w:name="_Toc20268"/>
      <w:r>
        <w:t xml:space="preserve">1. </w:t>
      </w:r>
      <w:r>
        <w:rPr>
          <w:rFonts w:hint="eastAsia"/>
        </w:rPr>
        <w:t>G</w:t>
      </w:r>
      <w:r>
        <w:t xml:space="preserve">ame </w:t>
      </w:r>
      <w:r>
        <w:rPr>
          <w:rFonts w:hint="eastAsia"/>
        </w:rPr>
        <w:t>O</w:t>
      </w:r>
      <w:r>
        <w:t>verview</w:t>
      </w:r>
      <w:bookmarkEnd w:id="5"/>
      <w:r>
        <w:t xml:space="preserve"> </w:t>
      </w:r>
    </w:p>
    <w:p>
      <w:pPr>
        <w:pStyle w:val="3"/>
        <w:bidi w:val="0"/>
      </w:pPr>
      <w:bookmarkStart w:id="6" w:name="_Toc16435"/>
      <w:r>
        <w:t xml:space="preserve">1.1 </w:t>
      </w:r>
      <w:r>
        <w:rPr>
          <w:rFonts w:hint="eastAsia"/>
        </w:rPr>
        <w:t>G</w:t>
      </w:r>
      <w:r>
        <w:t xml:space="preserve">ame </w:t>
      </w:r>
      <w:r>
        <w:rPr>
          <w:rFonts w:hint="eastAsia"/>
        </w:rPr>
        <w:t>C</w:t>
      </w:r>
      <w:r>
        <w:t>oncept</w:t>
      </w:r>
      <w:bookmarkEnd w:id="6"/>
    </w:p>
    <w:p>
      <w:pPr>
        <w:widowControl/>
        <w:jc w:val="left"/>
        <w:outlineLvl w:val="1"/>
        <w:rPr>
          <w:rFonts w:hint="default" w:ascii="Consolas" w:hAnsi="Consolas" w:eastAsia="TimesNewRomanPS-BoldMT" w:cs="Consolas"/>
          <w:b/>
          <w:bCs/>
          <w:color w:val="000000"/>
          <w:kern w:val="0"/>
          <w:sz w:val="24"/>
          <w:szCs w:val="24"/>
          <w:lang w:bidi="ar"/>
        </w:rPr>
      </w:pPr>
    </w:p>
    <w:p>
      <w:pPr>
        <w:widowControl/>
        <w:spacing w:line="276" w:lineRule="auto"/>
        <w:jc w:val="left"/>
        <w:rPr>
          <w:rFonts w:hint="default" w:ascii="Consolas" w:hAnsi="Consolas" w:eastAsia="Arial" w:cs="Consolas"/>
          <w:kern w:val="0"/>
          <w:sz w:val="24"/>
          <w:szCs w:val="24"/>
        </w:rPr>
      </w:pPr>
      <w:r>
        <w:rPr>
          <w:rFonts w:hint="default" w:ascii="Consolas" w:hAnsi="Consolas" w:eastAsia="Arial" w:cs="Consolas"/>
          <w:kern w:val="0"/>
          <w:sz w:val="24"/>
          <w:szCs w:val="24"/>
        </w:rPr>
        <w:t>This game is</w:t>
      </w:r>
      <w:r>
        <w:rPr>
          <w:rFonts w:hint="default" w:ascii="Consolas" w:hAnsi="Consolas" w:cs="Consolas"/>
          <w:kern w:val="0"/>
          <w:sz w:val="24"/>
          <w:szCs w:val="24"/>
          <w:lang w:val="en-US" w:eastAsia="zh-CN"/>
        </w:rPr>
        <w:t xml:space="preserve"> a</w:t>
      </w:r>
      <w:r>
        <w:rPr>
          <w:rFonts w:hint="default" w:ascii="Consolas" w:hAnsi="Consolas" w:eastAsia="Arial" w:cs="Consolas"/>
          <w:kern w:val="0"/>
          <w:sz w:val="24"/>
          <w:szCs w:val="24"/>
        </w:rPr>
        <w:t xml:space="preserve"> side-scrolling video game.</w:t>
      </w:r>
      <w:r>
        <w:rPr>
          <w:rFonts w:hint="default" w:ascii="Consolas" w:hAnsi="Consolas" w:cs="Consolas"/>
          <w:kern w:val="0"/>
          <w:sz w:val="24"/>
          <w:szCs w:val="24"/>
          <w:lang w:val="en-US" w:eastAsia="zh-CN"/>
        </w:rPr>
        <w:t xml:space="preserve"> The p</w:t>
      </w:r>
      <w:r>
        <w:rPr>
          <w:rFonts w:hint="default" w:ascii="Consolas" w:hAnsi="Consolas" w:eastAsia="Arial" w:cs="Consolas"/>
          <w:kern w:val="0"/>
          <w:sz w:val="24"/>
          <w:szCs w:val="24"/>
        </w:rPr>
        <w:t xml:space="preserve">layer can move left </w:t>
      </w:r>
      <w:r>
        <w:rPr>
          <w:rFonts w:hint="default" w:ascii="Consolas" w:hAnsi="Consolas" w:cs="Consolas"/>
          <w:kern w:val="0"/>
          <w:sz w:val="24"/>
          <w:szCs w:val="24"/>
          <w:lang w:val="en-US" w:eastAsia="zh-CN"/>
        </w:rPr>
        <w:t>or</w:t>
      </w:r>
      <w:r>
        <w:rPr>
          <w:rFonts w:hint="default" w:ascii="Consolas" w:hAnsi="Consolas" w:eastAsia="Arial" w:cs="Consolas"/>
          <w:kern w:val="0"/>
          <w:sz w:val="24"/>
          <w:szCs w:val="24"/>
        </w:rPr>
        <w:t xml:space="preserve"> right. Players have a base to upgrade abilities. The enemy will appear at </w:t>
      </w:r>
      <w:r>
        <w:rPr>
          <w:rFonts w:hint="default" w:ascii="Consolas" w:hAnsi="Consolas" w:cs="Consolas"/>
          <w:kern w:val="0"/>
          <w:sz w:val="24"/>
          <w:szCs w:val="24"/>
          <w:lang w:val="en-US" w:eastAsia="zh-CN"/>
        </w:rPr>
        <w:t>some</w:t>
      </w:r>
      <w:r>
        <w:rPr>
          <w:rFonts w:hint="default" w:ascii="Consolas" w:hAnsi="Consolas" w:eastAsia="Arial" w:cs="Consolas"/>
          <w:kern w:val="0"/>
          <w:sz w:val="24"/>
          <w:szCs w:val="24"/>
        </w:rPr>
        <w:t xml:space="preserve"> fixed </w:t>
      </w:r>
      <w:r>
        <w:rPr>
          <w:rFonts w:hint="default" w:ascii="Consolas" w:hAnsi="Consolas" w:cs="Consolas"/>
          <w:kern w:val="0"/>
          <w:sz w:val="24"/>
          <w:szCs w:val="24"/>
          <w:lang w:val="en-US" w:eastAsia="zh-CN"/>
        </w:rPr>
        <w:t>locations,the nest,</w:t>
      </w:r>
      <w:r>
        <w:rPr>
          <w:rFonts w:hint="default" w:ascii="Consolas" w:hAnsi="Consolas" w:eastAsia="Arial" w:cs="Consolas"/>
          <w:kern w:val="0"/>
          <w:sz w:val="24"/>
          <w:szCs w:val="24"/>
        </w:rPr>
        <w:t xml:space="preserve"> and attack the player. As time goes on, the player can collect materials to make tools and update </w:t>
      </w:r>
      <w:r>
        <w:rPr>
          <w:rFonts w:hint="default" w:ascii="Consolas" w:hAnsi="Consolas" w:cs="Consolas"/>
          <w:kern w:val="0"/>
          <w:sz w:val="24"/>
          <w:szCs w:val="24"/>
          <w:lang w:val="en-US" w:eastAsia="zh-CN"/>
        </w:rPr>
        <w:t>buildings</w:t>
      </w:r>
      <w:r>
        <w:rPr>
          <w:rFonts w:hint="default" w:ascii="Consolas" w:hAnsi="Consolas" w:eastAsia="Arial" w:cs="Consolas"/>
          <w:kern w:val="0"/>
          <w:sz w:val="24"/>
          <w:szCs w:val="24"/>
        </w:rPr>
        <w:t xml:space="preserve">.  When the game enters some specific days, some enemies will actively attack the player's base. </w:t>
      </w:r>
      <w:r>
        <w:rPr>
          <w:rFonts w:hint="default" w:ascii="Consolas" w:hAnsi="Consolas" w:cs="Consolas"/>
          <w:kern w:val="0"/>
          <w:sz w:val="24"/>
          <w:szCs w:val="24"/>
          <w:lang w:val="en-US" w:eastAsia="zh-CN"/>
        </w:rPr>
        <w:t>The p</w:t>
      </w:r>
      <w:r>
        <w:rPr>
          <w:rFonts w:hint="default" w:ascii="Consolas" w:hAnsi="Consolas" w:eastAsia="Arial" w:cs="Consolas"/>
          <w:kern w:val="0"/>
          <w:sz w:val="24"/>
          <w:szCs w:val="24"/>
        </w:rPr>
        <w:t>layer needs to guard the base to avoid failure of the game. Player can gain materials by killing enemies. Materials can be used to upgrade base and player. On the base, player can build defense buildings.</w:t>
      </w:r>
    </w:p>
    <w:p>
      <w:pPr>
        <w:widowControl/>
        <w:spacing w:line="276" w:lineRule="auto"/>
        <w:jc w:val="left"/>
        <w:rPr>
          <w:rFonts w:hint="default" w:ascii="Consolas" w:hAnsi="Consolas" w:eastAsia="Arial" w:cs="Consolas"/>
          <w:kern w:val="0"/>
          <w:sz w:val="24"/>
          <w:szCs w:val="24"/>
        </w:rPr>
      </w:pPr>
    </w:p>
    <w:p>
      <w:pPr>
        <w:pStyle w:val="3"/>
        <w:bidi w:val="0"/>
      </w:pPr>
      <w:bookmarkStart w:id="7" w:name="_Toc27561"/>
      <w:r>
        <w:t xml:space="preserve">1.2 </w:t>
      </w:r>
      <w:r>
        <w:rPr>
          <w:rFonts w:hint="eastAsia"/>
        </w:rPr>
        <w:t>G</w:t>
      </w:r>
      <w:r>
        <w:t>enre</w:t>
      </w:r>
      <w:bookmarkEnd w:id="7"/>
    </w:p>
    <w:p>
      <w:pPr>
        <w:widowControl/>
        <w:jc w:val="left"/>
        <w:outlineLvl w:val="1"/>
        <w:rPr>
          <w:rFonts w:hint="default" w:ascii="Consolas" w:hAnsi="Consolas" w:eastAsia="TimesNewRomanPS-BoldMT" w:cs="Consolas"/>
          <w:b/>
          <w:bCs/>
          <w:color w:val="000000"/>
          <w:kern w:val="0"/>
          <w:sz w:val="24"/>
          <w:szCs w:val="24"/>
          <w:lang w:bidi="ar"/>
        </w:rPr>
      </w:pPr>
    </w:p>
    <w:p>
      <w:pPr>
        <w:pStyle w:val="19"/>
        <w:widowControl/>
        <w:numPr>
          <w:ilvl w:val="0"/>
          <w:numId w:val="1"/>
        </w:numPr>
        <w:jc w:val="left"/>
        <w:outlineLvl w:val="1"/>
        <w:rPr>
          <w:rFonts w:ascii="Arial" w:hAnsi="Arial" w:eastAsia="Arial" w:cs="Arial"/>
          <w:kern w:val="0"/>
          <w:sz w:val="24"/>
          <w:szCs w:val="24"/>
        </w:rPr>
      </w:pPr>
      <w:bookmarkStart w:id="8" w:name="_Toc15246"/>
      <w:bookmarkStart w:id="9" w:name="_Toc32338"/>
      <w:r>
        <w:rPr>
          <w:rFonts w:ascii="Arial" w:hAnsi="Arial" w:eastAsia="Arial" w:cs="Arial"/>
          <w:b/>
          <w:bCs/>
          <w:kern w:val="0"/>
          <w:sz w:val="24"/>
          <w:szCs w:val="24"/>
        </w:rPr>
        <w:t>side-scroller</w:t>
      </w:r>
      <w:r>
        <w:rPr>
          <w:rFonts w:ascii="Arial" w:hAnsi="Arial" w:eastAsia="Arial" w:cs="Arial"/>
          <w:kern w:val="0"/>
          <w:sz w:val="24"/>
          <w:szCs w:val="24"/>
        </w:rPr>
        <w:t>: A side-scrolling video game (alternatively side-scroller) is a </w:t>
      </w:r>
      <w:r>
        <w:rPr>
          <w:sz w:val="24"/>
          <w:szCs w:val="24"/>
        </w:rPr>
        <w:fldChar w:fldCharType="begin"/>
      </w:r>
      <w:r>
        <w:rPr>
          <w:sz w:val="24"/>
          <w:szCs w:val="24"/>
        </w:rPr>
        <w:instrText xml:space="preserve"> HYPERLINK "https://en.wikipedia.org/wiki/Game" \o "Game" </w:instrText>
      </w:r>
      <w:r>
        <w:rPr>
          <w:sz w:val="24"/>
          <w:szCs w:val="24"/>
        </w:rPr>
        <w:fldChar w:fldCharType="separate"/>
      </w:r>
      <w:r>
        <w:rPr>
          <w:rFonts w:eastAsia="Arial"/>
          <w:kern w:val="0"/>
          <w:sz w:val="24"/>
          <w:szCs w:val="24"/>
        </w:rPr>
        <w:t>game</w:t>
      </w:r>
      <w:r>
        <w:rPr>
          <w:rFonts w:eastAsia="Arial"/>
          <w:kern w:val="0"/>
          <w:sz w:val="24"/>
          <w:szCs w:val="24"/>
        </w:rPr>
        <w:fldChar w:fldCharType="end"/>
      </w:r>
      <w:r>
        <w:rPr>
          <w:rFonts w:ascii="Arial" w:hAnsi="Arial" w:eastAsia="Arial" w:cs="Arial"/>
          <w:kern w:val="0"/>
          <w:sz w:val="24"/>
          <w:szCs w:val="24"/>
        </w:rPr>
        <w:t> viewed from a side-view camera angle where the screen follows the </w:t>
      </w:r>
      <w:r>
        <w:rPr>
          <w:sz w:val="24"/>
          <w:szCs w:val="24"/>
        </w:rPr>
        <w:fldChar w:fldCharType="begin"/>
      </w:r>
      <w:r>
        <w:rPr>
          <w:sz w:val="24"/>
          <w:szCs w:val="24"/>
        </w:rPr>
        <w:instrText xml:space="preserve"> HYPERLINK "https://en.wikipedia.org/wiki/Player_character" \o "Player character" </w:instrText>
      </w:r>
      <w:r>
        <w:rPr>
          <w:sz w:val="24"/>
          <w:szCs w:val="24"/>
        </w:rPr>
        <w:fldChar w:fldCharType="separate"/>
      </w:r>
      <w:r>
        <w:rPr>
          <w:rFonts w:eastAsia="Arial"/>
          <w:kern w:val="0"/>
          <w:sz w:val="24"/>
          <w:szCs w:val="24"/>
        </w:rPr>
        <w:t>player</w:t>
      </w:r>
      <w:r>
        <w:rPr>
          <w:rFonts w:eastAsia="Arial"/>
          <w:kern w:val="0"/>
          <w:sz w:val="24"/>
          <w:szCs w:val="24"/>
        </w:rPr>
        <w:fldChar w:fldCharType="end"/>
      </w:r>
      <w:r>
        <w:rPr>
          <w:rFonts w:ascii="Arial" w:hAnsi="Arial" w:eastAsia="Arial" w:cs="Arial"/>
          <w:kern w:val="0"/>
          <w:sz w:val="24"/>
          <w:szCs w:val="24"/>
        </w:rPr>
        <w:t> as they move left or right. [1]</w:t>
      </w:r>
      <w:bookmarkEnd w:id="8"/>
      <w:bookmarkEnd w:id="9"/>
    </w:p>
    <w:p>
      <w:pPr>
        <w:pStyle w:val="19"/>
        <w:widowControl/>
        <w:numPr>
          <w:ilvl w:val="0"/>
          <w:numId w:val="1"/>
        </w:numPr>
        <w:spacing w:line="276" w:lineRule="auto"/>
        <w:jc w:val="left"/>
        <w:rPr>
          <w:rFonts w:ascii="Arial" w:hAnsi="Arial" w:eastAsia="Arial" w:cs="Arial"/>
          <w:kern w:val="0"/>
          <w:sz w:val="24"/>
          <w:szCs w:val="24"/>
        </w:rPr>
      </w:pPr>
      <w:r>
        <w:rPr>
          <w:sz w:val="24"/>
          <w:szCs w:val="24"/>
        </w:rPr>
        <w:fldChar w:fldCharType="begin"/>
      </w:r>
      <w:r>
        <w:rPr>
          <w:sz w:val="24"/>
          <w:szCs w:val="24"/>
        </w:rPr>
        <w:instrText xml:space="preserve"> HYPERLINK "https://store.steampowered.com/tags/en/Tower%20Defense/?snr=1_5_9__410" </w:instrText>
      </w:r>
      <w:r>
        <w:rPr>
          <w:sz w:val="24"/>
          <w:szCs w:val="24"/>
        </w:rPr>
        <w:fldChar w:fldCharType="separate"/>
      </w:r>
      <w:r>
        <w:rPr>
          <w:rFonts w:eastAsia="Arial"/>
          <w:b/>
          <w:bCs/>
          <w:kern w:val="0"/>
          <w:sz w:val="24"/>
          <w:szCs w:val="24"/>
        </w:rPr>
        <w:t>Tower Defense</w:t>
      </w:r>
      <w:r>
        <w:rPr>
          <w:rFonts w:eastAsia="Arial"/>
          <w:b/>
          <w:bCs/>
          <w:kern w:val="0"/>
          <w:sz w:val="24"/>
          <w:szCs w:val="24"/>
        </w:rPr>
        <w:fldChar w:fldCharType="end"/>
      </w:r>
      <w:r>
        <w:rPr>
          <w:rFonts w:ascii="Arial" w:hAnsi="Arial" w:eastAsia="Arial" w:cs="Arial"/>
          <w:kern w:val="0"/>
          <w:sz w:val="24"/>
          <w:szCs w:val="24"/>
        </w:rPr>
        <w:t>:</w:t>
      </w:r>
      <w:r>
        <w:rPr>
          <w:rFonts w:ascii="Arial" w:hAnsi="Arial" w:cs="Arial"/>
          <w:b/>
          <w:bCs/>
          <w:color w:val="202122"/>
          <w:sz w:val="24"/>
          <w:szCs w:val="24"/>
          <w:shd w:val="clear" w:color="auto" w:fill="FFFFFF"/>
        </w:rPr>
        <w:t xml:space="preserve"> Tower defense</w:t>
      </w:r>
      <w:r>
        <w:rPr>
          <w:rFonts w:ascii="Arial" w:hAnsi="Arial" w:cs="Arial"/>
          <w:color w:val="202122"/>
          <w:sz w:val="24"/>
          <w:szCs w:val="24"/>
          <w:shd w:val="clear" w:color="auto" w:fill="FFFFFF"/>
        </w:rPr>
        <w:t> (</w:t>
      </w:r>
      <w:r>
        <w:rPr>
          <w:rFonts w:ascii="Arial" w:hAnsi="Arial" w:cs="Arial"/>
          <w:b/>
          <w:bCs/>
          <w:color w:val="202122"/>
          <w:sz w:val="24"/>
          <w:szCs w:val="24"/>
          <w:shd w:val="clear" w:color="auto" w:fill="FFFFFF"/>
        </w:rPr>
        <w:t>TD</w:t>
      </w:r>
      <w:r>
        <w:rPr>
          <w:rFonts w:ascii="Arial" w:hAnsi="Arial" w:cs="Arial"/>
          <w:color w:val="202122"/>
          <w:sz w:val="24"/>
          <w:szCs w:val="24"/>
          <w:shd w:val="clear" w:color="auto" w:fill="FFFFFF"/>
        </w:rPr>
        <w:t>) is a </w:t>
      </w:r>
      <w:r>
        <w:rPr>
          <w:rFonts w:ascii="Arial" w:hAnsi="Arial" w:cs="Arial"/>
          <w:sz w:val="24"/>
          <w:szCs w:val="24"/>
          <w:shd w:val="clear" w:color="auto" w:fill="FFFFFF"/>
        </w:rPr>
        <w:t>subgenre</w:t>
      </w:r>
      <w:r>
        <w:rPr>
          <w:rFonts w:ascii="Arial" w:hAnsi="Arial" w:cs="Arial"/>
          <w:color w:val="202122"/>
          <w:sz w:val="24"/>
          <w:szCs w:val="24"/>
          <w:shd w:val="clear" w:color="auto" w:fill="FFFFFF"/>
        </w:rPr>
        <w:t> of </w:t>
      </w:r>
      <w:r>
        <w:rPr>
          <w:rFonts w:ascii="Arial" w:hAnsi="Arial" w:cs="Arial"/>
          <w:sz w:val="24"/>
          <w:szCs w:val="24"/>
          <w:shd w:val="clear" w:color="auto" w:fill="FFFFFF"/>
        </w:rPr>
        <w:t>strategy games</w:t>
      </w:r>
      <w:r>
        <w:rPr>
          <w:rFonts w:ascii="Arial" w:hAnsi="Arial" w:cs="Arial"/>
          <w:color w:val="202122"/>
          <w:sz w:val="24"/>
          <w:szCs w:val="24"/>
          <w:shd w:val="clear" w:color="auto" w:fill="FFFFFF"/>
        </w:rPr>
        <w:t> where the goal is to defend a player's territories or possessions by obstructing the enemy attackers or by stopping enemies from reaching the exits, usually achieved by placing defensive structures on or along their path of attack.[2]</w:t>
      </w:r>
    </w:p>
    <w:p>
      <w:pPr>
        <w:pStyle w:val="19"/>
        <w:widowControl/>
        <w:numPr>
          <w:ilvl w:val="0"/>
          <w:numId w:val="1"/>
        </w:numPr>
        <w:spacing w:line="276" w:lineRule="auto"/>
        <w:jc w:val="left"/>
        <w:rPr>
          <w:rFonts w:ascii="Arial" w:hAnsi="Arial" w:cs="Arial"/>
          <w:color w:val="202122"/>
          <w:sz w:val="24"/>
          <w:szCs w:val="24"/>
          <w:shd w:val="clear" w:color="auto" w:fill="FFFFFF"/>
        </w:rPr>
      </w:pPr>
      <w:r>
        <w:rPr>
          <w:rFonts w:ascii="Arial" w:hAnsi="Arial" w:cs="Arial"/>
          <w:b/>
          <w:bCs/>
          <w:sz w:val="24"/>
          <w:szCs w:val="24"/>
        </w:rPr>
        <w:t xml:space="preserve">Base </w:t>
      </w:r>
      <w:r>
        <w:rPr>
          <w:rFonts w:ascii="Arial" w:hAnsi="Arial" w:cs="Arial"/>
          <w:b/>
          <w:bCs/>
          <w:color w:val="202122"/>
          <w:sz w:val="24"/>
          <w:szCs w:val="24"/>
          <w:shd w:val="clear" w:color="auto" w:fill="FFFFFF"/>
        </w:rPr>
        <w:t>Building</w:t>
      </w:r>
      <w:r>
        <w:rPr>
          <w:rFonts w:ascii="Arial" w:hAnsi="Arial" w:cs="Arial"/>
          <w:color w:val="202122"/>
          <w:sz w:val="24"/>
          <w:szCs w:val="24"/>
          <w:shd w:val="clear" w:color="auto" w:fill="FFFFFF"/>
        </w:rPr>
        <w:t>: The player will build base to improve their strength, such as more buildings and people.</w:t>
      </w:r>
    </w:p>
    <w:p>
      <w:pPr>
        <w:pStyle w:val="19"/>
        <w:widowControl/>
        <w:numPr>
          <w:ilvl w:val="0"/>
          <w:numId w:val="1"/>
        </w:numPr>
        <w:spacing w:line="276" w:lineRule="auto"/>
        <w:jc w:val="left"/>
        <w:rPr>
          <w:rFonts w:ascii="Arial" w:hAnsi="Arial" w:cs="Arial"/>
          <w:color w:val="202122"/>
          <w:sz w:val="24"/>
          <w:szCs w:val="24"/>
          <w:shd w:val="clear" w:color="auto" w:fill="FFFFFF"/>
        </w:rPr>
      </w:pPr>
      <w:r>
        <w:rPr>
          <w:rFonts w:ascii="Arial" w:hAnsi="Arial" w:cs="Arial"/>
          <w:b/>
          <w:bCs/>
          <w:color w:val="202122"/>
          <w:sz w:val="24"/>
          <w:szCs w:val="24"/>
          <w:shd w:val="clear" w:color="auto" w:fill="FFFFFF"/>
        </w:rPr>
        <w:t>Single player</w:t>
      </w:r>
      <w:r>
        <w:rPr>
          <w:rFonts w:ascii="Arial" w:hAnsi="Arial" w:cs="Arial"/>
          <w:color w:val="202122"/>
          <w:sz w:val="24"/>
          <w:szCs w:val="24"/>
          <w:shd w:val="clear" w:color="auto" w:fill="FFFFFF"/>
        </w:rPr>
        <w:t>: The game has only one player.</w:t>
      </w:r>
    </w:p>
    <w:p>
      <w:pPr>
        <w:pStyle w:val="19"/>
        <w:widowControl/>
        <w:numPr>
          <w:ilvl w:val="0"/>
          <w:numId w:val="0"/>
        </w:numPr>
        <w:spacing w:line="276" w:lineRule="auto"/>
        <w:ind w:left="360" w:leftChars="0"/>
        <w:jc w:val="left"/>
        <w:rPr>
          <w:rFonts w:ascii="Arial" w:hAnsi="Arial" w:cs="Arial"/>
          <w:color w:val="202122"/>
          <w:szCs w:val="21"/>
          <w:shd w:val="clear" w:color="auto" w:fill="FFFFFF"/>
        </w:rPr>
      </w:pPr>
    </w:p>
    <w:p>
      <w:pPr>
        <w:pStyle w:val="19"/>
        <w:widowControl/>
        <w:numPr>
          <w:ilvl w:val="0"/>
          <w:numId w:val="0"/>
        </w:numPr>
        <w:spacing w:line="276" w:lineRule="auto"/>
        <w:ind w:left="360" w:leftChars="0"/>
        <w:jc w:val="left"/>
        <w:rPr>
          <w:rFonts w:ascii="Arial" w:hAnsi="Arial" w:cs="Arial"/>
          <w:color w:val="202122"/>
          <w:szCs w:val="21"/>
          <w:shd w:val="clear" w:color="auto" w:fill="FFFFFF"/>
        </w:rPr>
      </w:pPr>
    </w:p>
    <w:p>
      <w:pPr>
        <w:pStyle w:val="19"/>
        <w:widowControl/>
        <w:numPr>
          <w:ilvl w:val="0"/>
          <w:numId w:val="0"/>
        </w:numPr>
        <w:spacing w:line="276" w:lineRule="auto"/>
        <w:ind w:left="360" w:leftChars="0"/>
        <w:jc w:val="left"/>
        <w:rPr>
          <w:rFonts w:ascii="Arial" w:hAnsi="Arial" w:cs="Arial"/>
          <w:color w:val="202122"/>
          <w:szCs w:val="21"/>
          <w:shd w:val="clear" w:color="auto" w:fill="FFFFFF"/>
        </w:rPr>
      </w:pPr>
    </w:p>
    <w:p>
      <w:pPr>
        <w:pStyle w:val="3"/>
        <w:bidi w:val="0"/>
      </w:pPr>
      <w:bookmarkStart w:id="10" w:name="_Toc5415"/>
      <w:r>
        <w:t>1.3 Target Audience</w:t>
      </w:r>
      <w:bookmarkEnd w:id="10"/>
      <w:r>
        <w:t xml:space="preserve"> </w:t>
      </w:r>
    </w:p>
    <w:p>
      <w:pPr>
        <w:widowControl/>
        <w:jc w:val="left"/>
        <w:outlineLvl w:val="1"/>
        <w:rPr>
          <w:rFonts w:hint="default" w:ascii="Consolas" w:hAnsi="Consolas" w:eastAsia="TimesNewRomanPS-BoldMT" w:cs="Consolas"/>
          <w:b/>
          <w:bCs/>
          <w:color w:val="000000"/>
          <w:kern w:val="0"/>
          <w:sz w:val="24"/>
          <w:szCs w:val="24"/>
          <w:lang w:bidi="ar"/>
        </w:rPr>
      </w:pPr>
    </w:p>
    <w:p>
      <w:pPr>
        <w:widowControl/>
        <w:spacing w:line="276" w:lineRule="auto"/>
        <w:jc w:val="left"/>
        <w:rPr>
          <w:rFonts w:hint="default" w:ascii="Consolas" w:hAnsi="Consolas" w:eastAsia="Arial" w:cs="Consolas"/>
          <w:kern w:val="0"/>
          <w:sz w:val="24"/>
          <w:szCs w:val="24"/>
        </w:rPr>
      </w:pPr>
      <w:r>
        <w:rPr>
          <w:rFonts w:hint="default" w:ascii="Consolas" w:hAnsi="Consolas" w:eastAsia="Arial" w:cs="Consolas"/>
          <w:kern w:val="0"/>
          <w:sz w:val="24"/>
          <w:szCs w:val="24"/>
        </w:rPr>
        <w:t xml:space="preserve">My target audience will be people who have interests in Tower defense  games. It mainly refers to players who can accept pixel style, combat with enemies and </w:t>
      </w:r>
      <w:r>
        <w:rPr>
          <w:rFonts w:hint="default" w:ascii="Consolas" w:hAnsi="Consolas" w:cs="Consolas"/>
          <w:kern w:val="0"/>
          <w:sz w:val="24"/>
          <w:szCs w:val="24"/>
          <w:lang w:val="en-US" w:eastAsia="zh-CN"/>
        </w:rPr>
        <w:t>build base</w:t>
      </w:r>
      <w:r>
        <w:rPr>
          <w:rFonts w:hint="default" w:ascii="Consolas" w:hAnsi="Consolas" w:eastAsia="Arial" w:cs="Consolas"/>
          <w:kern w:val="0"/>
          <w:sz w:val="24"/>
          <w:szCs w:val="24"/>
        </w:rPr>
        <w:t>.</w:t>
      </w:r>
    </w:p>
    <w:p>
      <w:pPr>
        <w:pStyle w:val="3"/>
        <w:bidi w:val="0"/>
      </w:pPr>
      <w:bookmarkStart w:id="11" w:name="_Toc31337"/>
      <w:r>
        <w:t>1.4 Game Flow Summary</w:t>
      </w:r>
      <w:bookmarkEnd w:id="11"/>
      <w:r>
        <w:t xml:space="preserve"> </w:t>
      </w:r>
    </w:p>
    <w:p>
      <w:pPr>
        <w:widowControl/>
        <w:jc w:val="left"/>
        <w:outlineLvl w:val="1"/>
        <w:rPr>
          <w:rFonts w:hint="default" w:ascii="Consolas" w:hAnsi="Consolas" w:eastAsia="TimesNewRomanPS-BoldMT" w:cs="Consolas"/>
          <w:b/>
          <w:bCs/>
          <w:color w:val="000000"/>
          <w:kern w:val="0"/>
          <w:sz w:val="24"/>
          <w:szCs w:val="24"/>
          <w:lang w:bidi="ar"/>
        </w:rPr>
      </w:pPr>
    </w:p>
    <w:p>
      <w:pPr>
        <w:widowControl/>
        <w:spacing w:line="276" w:lineRule="auto"/>
        <w:jc w:val="left"/>
        <w:rPr>
          <w:rFonts w:hint="default" w:ascii="Consolas" w:hAnsi="Consolas" w:eastAsia="Arial" w:cs="Consolas"/>
          <w:kern w:val="0"/>
          <w:sz w:val="24"/>
          <w:szCs w:val="24"/>
        </w:rPr>
      </w:pPr>
      <w:r>
        <w:rPr>
          <w:rFonts w:hint="default" w:ascii="Consolas" w:hAnsi="Consolas" w:eastAsia="Arial" w:cs="Consolas"/>
          <w:kern w:val="0"/>
          <w:sz w:val="24"/>
          <w:szCs w:val="24"/>
        </w:rPr>
        <w:t>The game will load the main</w:t>
      </w:r>
      <w:r>
        <w:rPr>
          <w:rFonts w:hint="default" w:ascii="Consolas" w:hAnsi="Consolas" w:cs="Consolas"/>
          <w:kern w:val="0"/>
          <w:sz w:val="24"/>
          <w:szCs w:val="24"/>
          <w:lang w:val="en-US" w:eastAsia="zh-CN"/>
        </w:rPr>
        <w:t xml:space="preserve"> menu</w:t>
      </w:r>
      <w:r>
        <w:rPr>
          <w:rFonts w:hint="default" w:ascii="Consolas" w:hAnsi="Consolas" w:eastAsia="Arial" w:cs="Consolas"/>
          <w:kern w:val="0"/>
          <w:sz w:val="24"/>
          <w:szCs w:val="24"/>
        </w:rPr>
        <w:t xml:space="preserve"> menu, where</w:t>
      </w:r>
      <w:r>
        <w:rPr>
          <w:rFonts w:hint="default" w:ascii="Consolas" w:hAnsi="Consolas" w:cs="Consolas"/>
          <w:kern w:val="0"/>
          <w:sz w:val="24"/>
          <w:szCs w:val="24"/>
          <w:lang w:val="en-US" w:eastAsia="zh-CN"/>
        </w:rPr>
        <w:t xml:space="preserve"> the</w:t>
      </w:r>
      <w:r>
        <w:rPr>
          <w:rFonts w:hint="default" w:ascii="Consolas" w:hAnsi="Consolas" w:eastAsia="Arial" w:cs="Consolas"/>
          <w:kern w:val="0"/>
          <w:sz w:val="24"/>
          <w:szCs w:val="24"/>
        </w:rPr>
        <w:t xml:space="preserve"> player can select new game</w:t>
      </w:r>
      <w:r>
        <w:rPr>
          <w:rFonts w:hint="default" w:ascii="Consolas" w:hAnsi="Consolas" w:cs="Consolas"/>
          <w:kern w:val="0"/>
          <w:sz w:val="24"/>
          <w:szCs w:val="24"/>
          <w:lang w:val="en-US" w:eastAsia="zh-CN"/>
        </w:rPr>
        <w:t>,continue game</w:t>
      </w:r>
      <w:r>
        <w:rPr>
          <w:rFonts w:hint="default" w:ascii="Consolas" w:hAnsi="Consolas" w:eastAsia="Arial" w:cs="Consolas"/>
          <w:kern w:val="0"/>
          <w:sz w:val="24"/>
          <w:szCs w:val="24"/>
        </w:rPr>
        <w:t>, options</w:t>
      </w:r>
      <w:r>
        <w:rPr>
          <w:rFonts w:hint="default" w:ascii="Consolas" w:hAnsi="Consolas" w:cs="Consolas"/>
          <w:kern w:val="0"/>
          <w:sz w:val="24"/>
          <w:szCs w:val="24"/>
          <w:lang w:val="en-US" w:eastAsia="zh-CN"/>
        </w:rPr>
        <w:t xml:space="preserve"> and quit game</w:t>
      </w:r>
      <w:r>
        <w:rPr>
          <w:rFonts w:hint="default" w:ascii="Consolas" w:hAnsi="Consolas" w:eastAsia="Arial" w:cs="Consolas"/>
          <w:kern w:val="0"/>
          <w:sz w:val="24"/>
          <w:szCs w:val="24"/>
        </w:rPr>
        <w:t>. In the game, player needs to upgrade base to the highest level, and hold the base during an attack triggered by the upgrade.</w:t>
      </w:r>
    </w:p>
    <w:p>
      <w:pPr>
        <w:pStyle w:val="3"/>
        <w:bidi w:val="0"/>
        <w:rPr>
          <w:rFonts w:ascii="TimesNewRomanPS-BoldMT" w:hAnsi="TimesNewRomanPS-BoldMT" w:eastAsia="TimesNewRomanPS-BoldMT" w:cs="TimesNewRomanPS-BoldMT"/>
          <w:b/>
          <w:bCs/>
          <w:color w:val="000000"/>
          <w:kern w:val="0"/>
          <w:sz w:val="28"/>
          <w:szCs w:val="28"/>
          <w:lang w:bidi="ar"/>
        </w:rPr>
      </w:pPr>
      <w:bookmarkStart w:id="12" w:name="_Toc19153"/>
      <w:r>
        <w:t>1.5 Look and Feel</w:t>
      </w:r>
      <w:bookmarkEnd w:id="12"/>
      <w:r>
        <w:t xml:space="preserve"> </w:t>
      </w:r>
    </w:p>
    <w:p>
      <w:pPr>
        <w:jc w:val="both"/>
        <w:rPr>
          <w:rFonts w:hint="default" w:ascii="Consolas" w:hAnsi="Consolas" w:eastAsia="Arial" w:cs="Consolas"/>
          <w:kern w:val="0"/>
          <w:sz w:val="24"/>
          <w:szCs w:val="24"/>
        </w:rPr>
      </w:pPr>
      <w:r>
        <w:rPr>
          <w:rFonts w:hint="default" w:ascii="Consolas" w:hAnsi="Consolas" w:eastAsia="Arial" w:cs="Consolas"/>
          <w:kern w:val="0"/>
          <w:sz w:val="24"/>
          <w:szCs w:val="24"/>
        </w:rPr>
        <w:t>The aim of the project was to develop a pixel-style tower defense construction game with a side view, similar to the popular side-scrolling game Terraria. The player's main task is to build defensive structures on the map to defend against enemy attacks and destroy enemy</w:t>
      </w:r>
      <w:r>
        <w:rPr>
          <w:rFonts w:hint="default" w:ascii="Consolas" w:hAnsi="Consolas" w:cs="Consolas"/>
          <w:kern w:val="0"/>
          <w:sz w:val="24"/>
          <w:szCs w:val="24"/>
          <w:lang w:val="en-US" w:eastAsia="zh-CN"/>
        </w:rPr>
        <w:t xml:space="preserve"> nest</w:t>
      </w:r>
      <w:r>
        <w:rPr>
          <w:rFonts w:hint="default" w:ascii="Consolas" w:hAnsi="Consolas" w:eastAsia="Arial" w:cs="Consolas"/>
          <w:kern w:val="0"/>
          <w:sz w:val="24"/>
          <w:szCs w:val="24"/>
        </w:rPr>
        <w:t>.</w:t>
      </w:r>
    </w:p>
    <w:p>
      <w:pPr>
        <w:jc w:val="center"/>
        <w:rPr>
          <w:rFonts w:hint="default" w:ascii="Consolas" w:hAnsi="Consolas" w:cs="Consolas"/>
          <w:sz w:val="24"/>
          <w:szCs w:val="24"/>
        </w:rPr>
      </w:pPr>
      <w:r>
        <w:rPr>
          <w:rFonts w:hint="default" w:ascii="Consolas" w:hAnsi="Consolas" w:cs="Consolas"/>
          <w:sz w:val="24"/>
          <w:szCs w:val="24"/>
        </w:rPr>
        <w:drawing>
          <wp:inline distT="0" distB="0" distL="114300" distR="114300">
            <wp:extent cx="5271135" cy="3148965"/>
            <wp:effectExtent l="0" t="0" r="12065" b="635"/>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5"/>
                    <a:stretch>
                      <a:fillRect/>
                    </a:stretch>
                  </pic:blipFill>
                  <pic:spPr>
                    <a:xfrm>
                      <a:off x="0" y="0"/>
                      <a:ext cx="5271135" cy="3148965"/>
                    </a:xfrm>
                    <a:prstGeom prst="rect">
                      <a:avLst/>
                    </a:prstGeom>
                    <a:noFill/>
                    <a:ln>
                      <a:noFill/>
                    </a:ln>
                  </pic:spPr>
                </pic:pic>
              </a:graphicData>
            </a:graphic>
          </wp:inline>
        </w:drawing>
      </w:r>
      <w:r>
        <w:rPr>
          <w:rFonts w:hint="default" w:ascii="Consolas" w:hAnsi="Consolas" w:cs="Consolas"/>
          <w:sz w:val="24"/>
          <w:szCs w:val="24"/>
        </w:rPr>
        <w:t>Figure1.1 Game screen</w:t>
      </w:r>
    </w:p>
    <w:p>
      <w:pPr>
        <w:rPr>
          <w:rFonts w:hint="default" w:ascii="Consolas" w:hAnsi="Consolas" w:cs="Consolas"/>
          <w:sz w:val="24"/>
          <w:szCs w:val="24"/>
        </w:rPr>
      </w:pPr>
    </w:p>
    <w:p>
      <w:pPr>
        <w:pStyle w:val="3"/>
        <w:bidi w:val="0"/>
      </w:pPr>
      <w:bookmarkStart w:id="13" w:name="_Toc8382"/>
      <w:r>
        <w:t>1.6 Project Scope</w:t>
      </w:r>
      <w:bookmarkEnd w:id="13"/>
      <w:r>
        <w:t xml:space="preserve"> </w:t>
      </w:r>
    </w:p>
    <w:p>
      <w:pPr>
        <w:pStyle w:val="4"/>
        <w:bidi w:val="0"/>
        <w:rPr>
          <w:rFonts w:hint="eastAsia"/>
        </w:rPr>
      </w:pPr>
      <w:bookmarkStart w:id="14" w:name="_Toc12919"/>
      <w:r>
        <w:rPr>
          <w:rFonts w:hint="eastAsia"/>
          <w:lang w:val="en-US" w:eastAsia="zh-CN"/>
        </w:rPr>
        <w:t>1</w:t>
      </w:r>
      <w:r>
        <w:rPr>
          <w:rFonts w:hint="eastAsia"/>
        </w:rPr>
        <w:t>.6.1 Number of Levels</w:t>
      </w:r>
      <w:bookmarkEnd w:id="14"/>
    </w:p>
    <w:p>
      <w:pPr>
        <w:bidi w:val="0"/>
        <w:rPr>
          <w:rFonts w:hint="default" w:ascii="Consolas" w:hAnsi="Consolas" w:cs="Consolas"/>
          <w:sz w:val="24"/>
          <w:szCs w:val="24"/>
        </w:rPr>
      </w:pPr>
      <w:r>
        <w:rPr>
          <w:rFonts w:hint="default" w:ascii="Consolas" w:hAnsi="Consolas" w:cs="Consolas"/>
          <w:sz w:val="24"/>
          <w:szCs w:val="24"/>
        </w:rPr>
        <w:t>There is only one difficulty level.</w:t>
      </w:r>
    </w:p>
    <w:p>
      <w:pPr>
        <w:pStyle w:val="4"/>
        <w:bidi w:val="0"/>
        <w:rPr>
          <w:rFonts w:ascii="TimesNewRomanPS-BoldMT" w:hAnsi="TimesNewRomanPS-BoldMT" w:eastAsia="TimesNewRomanPS-BoldMT" w:cs="TimesNewRomanPS-BoldMT"/>
          <w:b/>
          <w:bCs/>
          <w:color w:val="000000"/>
          <w:kern w:val="0"/>
          <w:sz w:val="24"/>
          <w:lang w:bidi="ar"/>
        </w:rPr>
      </w:pPr>
      <w:bookmarkStart w:id="15" w:name="_Toc18430"/>
      <w:r>
        <w:t>1.6.</w:t>
      </w:r>
      <w:r>
        <w:rPr>
          <w:rFonts w:hint="eastAsia"/>
          <w:lang w:val="en-US" w:eastAsia="zh-CN"/>
        </w:rPr>
        <w:t>2</w:t>
      </w:r>
      <w:r>
        <w:t xml:space="preserve">. Number of </w:t>
      </w:r>
      <w:r>
        <w:rPr>
          <w:rFonts w:hint="eastAsia"/>
        </w:rPr>
        <w:t>Location</w:t>
      </w:r>
      <w:bookmarkEnd w:id="15"/>
      <w:r>
        <w:t xml:space="preserve"> </w:t>
      </w:r>
    </w:p>
    <w:p>
      <w:pPr>
        <w:widowControl/>
        <w:spacing w:line="276" w:lineRule="auto"/>
        <w:jc w:val="left"/>
        <w:rPr>
          <w:rFonts w:hint="default" w:ascii="Consolas" w:hAnsi="Consolas" w:eastAsia="Arial" w:cs="Consolas"/>
          <w:kern w:val="0"/>
          <w:sz w:val="24"/>
          <w:szCs w:val="24"/>
        </w:rPr>
      </w:pPr>
      <w:r>
        <w:rPr>
          <w:rFonts w:hint="default" w:ascii="Consolas" w:hAnsi="Consolas" w:eastAsia="Arial" w:cs="Consolas"/>
          <w:kern w:val="0"/>
          <w:sz w:val="24"/>
          <w:szCs w:val="24"/>
        </w:rPr>
        <w:t>Players and enemies will only belong to one map. The player will appear on one end of the map and the enemy's lair will appear on the other. Some broken buildings or hidden buildings will appear in the space between the base and the nest. Players can repair these broken buildings to get them working again. These buildings can support some additional functions.</w:t>
      </w:r>
    </w:p>
    <w:p>
      <w:pPr>
        <w:widowControl/>
        <w:jc w:val="left"/>
        <w:rPr>
          <w:rFonts w:hint="default" w:ascii="Consolas" w:hAnsi="Consolas" w:cs="Consolas"/>
          <w:color w:val="000000"/>
          <w:kern w:val="0"/>
          <w:sz w:val="24"/>
          <w:szCs w:val="24"/>
          <w:lang w:bidi="ar"/>
        </w:rPr>
      </w:pPr>
      <w:r>
        <w:rPr>
          <w:rFonts w:hint="default" w:ascii="Consolas" w:hAnsi="Consolas" w:cs="Consolas"/>
          <w:color w:val="000000"/>
          <w:kern w:val="0"/>
          <w:sz w:val="24"/>
          <w:szCs w:val="24"/>
          <w:lang w:bidi="ar"/>
        </w:rPr>
        <w:t xml:space="preserve">  </w:t>
      </w:r>
      <w:r>
        <w:rPr>
          <w:rFonts w:hint="default" w:ascii="Consolas" w:hAnsi="Consolas" w:cs="Consolas"/>
          <w:sz w:val="24"/>
          <w:szCs w:val="24"/>
        </w:rPr>
        <w:drawing>
          <wp:inline distT="0" distB="0" distL="114300" distR="114300">
            <wp:extent cx="5261610" cy="1070610"/>
            <wp:effectExtent l="0" t="0" r="8890" b="8890"/>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6"/>
                    <a:stretch>
                      <a:fillRect/>
                    </a:stretch>
                  </pic:blipFill>
                  <pic:spPr>
                    <a:xfrm>
                      <a:off x="0" y="0"/>
                      <a:ext cx="5261610" cy="1070610"/>
                    </a:xfrm>
                    <a:prstGeom prst="rect">
                      <a:avLst/>
                    </a:prstGeom>
                    <a:noFill/>
                    <a:ln>
                      <a:noFill/>
                    </a:ln>
                  </pic:spPr>
                </pic:pic>
              </a:graphicData>
            </a:graphic>
          </wp:inline>
        </w:drawing>
      </w:r>
    </w:p>
    <w:p>
      <w:pPr>
        <w:widowControl/>
        <w:jc w:val="center"/>
        <w:rPr>
          <w:rFonts w:hint="default" w:ascii="Consolas" w:hAnsi="Consolas" w:cs="Consolas"/>
          <w:color w:val="000000"/>
          <w:kern w:val="0"/>
          <w:sz w:val="24"/>
          <w:szCs w:val="24"/>
          <w:lang w:bidi="ar"/>
        </w:rPr>
      </w:pPr>
      <w:r>
        <w:rPr>
          <w:rFonts w:hint="default" w:ascii="Consolas" w:hAnsi="Consolas" w:cs="Consolas"/>
          <w:color w:val="000000"/>
          <w:kern w:val="0"/>
          <w:sz w:val="24"/>
          <w:szCs w:val="24"/>
          <w:lang w:bidi="ar"/>
        </w:rPr>
        <w:t>Fig1.</w:t>
      </w:r>
      <w:r>
        <w:rPr>
          <w:rFonts w:hint="default" w:ascii="Consolas" w:hAnsi="Consolas" w:cs="Consolas"/>
          <w:color w:val="000000"/>
          <w:kern w:val="0"/>
          <w:sz w:val="24"/>
          <w:szCs w:val="24"/>
          <w:lang w:val="en-US" w:eastAsia="zh-CN" w:bidi="ar"/>
        </w:rPr>
        <w:t>2</w:t>
      </w:r>
      <w:r>
        <w:rPr>
          <w:rFonts w:hint="default" w:ascii="Consolas" w:hAnsi="Consolas" w:cs="Consolas"/>
          <w:color w:val="000000"/>
          <w:kern w:val="0"/>
          <w:sz w:val="24"/>
          <w:szCs w:val="24"/>
          <w:lang w:bidi="ar"/>
        </w:rPr>
        <w:t xml:space="preserve"> map</w:t>
      </w:r>
    </w:p>
    <w:p>
      <w:pPr>
        <w:pStyle w:val="4"/>
        <w:bidi w:val="0"/>
      </w:pPr>
      <w:bookmarkStart w:id="16" w:name="_Toc22470"/>
      <w:r>
        <w:t>1.6.</w:t>
      </w:r>
      <w:r>
        <w:rPr>
          <w:rFonts w:hint="eastAsia"/>
          <w:lang w:val="en-US" w:eastAsia="zh-CN"/>
        </w:rPr>
        <w:t>3</w:t>
      </w:r>
      <w:r>
        <w:t>. Number of Enemies</w:t>
      </w:r>
      <w:bookmarkEnd w:id="16"/>
    </w:p>
    <w:p>
      <w:pPr>
        <w:widowControl/>
        <w:jc w:val="left"/>
        <w:rPr>
          <w:rFonts w:hint="default" w:ascii="Consolas" w:hAnsi="Consolas" w:cs="Consolas"/>
          <w:color w:val="000000"/>
          <w:kern w:val="0"/>
          <w:sz w:val="24"/>
          <w:szCs w:val="24"/>
          <w:lang w:bidi="ar"/>
        </w:rPr>
      </w:pPr>
    </w:p>
    <w:p>
      <w:pPr>
        <w:widowControl/>
        <w:spacing w:line="276" w:lineRule="auto"/>
        <w:jc w:val="left"/>
        <w:rPr>
          <w:rFonts w:hint="default" w:ascii="Consolas" w:hAnsi="Consolas" w:eastAsia="Arial" w:cs="Consolas"/>
          <w:kern w:val="0"/>
          <w:sz w:val="24"/>
          <w:szCs w:val="24"/>
        </w:rPr>
      </w:pPr>
      <w:r>
        <w:rPr>
          <w:rFonts w:hint="default" w:ascii="Consolas" w:hAnsi="Consolas" w:eastAsia="Arial" w:cs="Consolas"/>
          <w:kern w:val="0"/>
          <w:sz w:val="24"/>
          <w:szCs w:val="24"/>
        </w:rPr>
        <w:t xml:space="preserve">There will be </w:t>
      </w:r>
      <w:r>
        <w:rPr>
          <w:rFonts w:hint="default" w:ascii="Consolas" w:hAnsi="Consolas" w:cs="Consolas"/>
          <w:kern w:val="0"/>
          <w:sz w:val="24"/>
          <w:szCs w:val="24"/>
          <w:lang w:val="en-US" w:eastAsia="zh-CN"/>
        </w:rPr>
        <w:t>one</w:t>
      </w:r>
      <w:r>
        <w:rPr>
          <w:rFonts w:hint="default" w:ascii="Consolas" w:hAnsi="Consolas" w:eastAsia="Arial" w:cs="Consolas"/>
          <w:kern w:val="0"/>
          <w:sz w:val="24"/>
          <w:szCs w:val="24"/>
        </w:rPr>
        <w:t xml:space="preserve"> kind of enem</w:t>
      </w:r>
      <w:r>
        <w:rPr>
          <w:rFonts w:hint="default" w:ascii="Consolas" w:hAnsi="Consolas" w:cs="Consolas"/>
          <w:kern w:val="0"/>
          <w:sz w:val="24"/>
          <w:szCs w:val="24"/>
          <w:lang w:val="en-US" w:eastAsia="zh-CN"/>
        </w:rPr>
        <w:t>y</w:t>
      </w:r>
      <w:r>
        <w:rPr>
          <w:rFonts w:hint="default" w:ascii="Consolas" w:hAnsi="Consolas" w:eastAsia="Arial" w:cs="Consolas"/>
          <w:kern w:val="0"/>
          <w:sz w:val="24"/>
          <w:szCs w:val="24"/>
        </w:rPr>
        <w:t>.</w:t>
      </w:r>
    </w:p>
    <w:p>
      <w:pPr>
        <w:pStyle w:val="19"/>
        <w:widowControl/>
        <w:numPr>
          <w:ilvl w:val="0"/>
          <w:numId w:val="2"/>
        </w:numPr>
        <w:spacing w:line="276" w:lineRule="auto"/>
        <w:jc w:val="left"/>
        <w:rPr>
          <w:rFonts w:ascii="Arial" w:hAnsi="Arial" w:eastAsia="Arial" w:cs="Arial"/>
          <w:kern w:val="0"/>
          <w:sz w:val="24"/>
          <w:szCs w:val="24"/>
        </w:rPr>
      </w:pPr>
      <w:r>
        <w:rPr>
          <w:rFonts w:ascii="Arial" w:hAnsi="Arial" w:eastAsia="Arial" w:cs="Arial"/>
          <w:kern w:val="0"/>
          <w:sz w:val="24"/>
          <w:szCs w:val="24"/>
        </w:rPr>
        <w:t>Attacker: attack from frontal, medium heath, medium speed ,medium power</w:t>
      </w:r>
    </w:p>
    <w:p>
      <w:pPr>
        <w:widowControl/>
        <w:spacing w:line="276" w:lineRule="auto"/>
        <w:jc w:val="left"/>
        <w:rPr>
          <w:rFonts w:hint="default" w:ascii="Consolas" w:hAnsi="Consolas" w:eastAsia="Arial" w:cs="Consolas"/>
          <w:kern w:val="0"/>
          <w:sz w:val="24"/>
          <w:szCs w:val="24"/>
        </w:rPr>
      </w:pPr>
      <w:r>
        <w:rPr>
          <w:rFonts w:hint="default" w:ascii="Consolas" w:hAnsi="Consolas" w:eastAsia="Arial" w:cs="Consolas"/>
          <w:kern w:val="0"/>
          <w:sz w:val="24"/>
          <w:szCs w:val="24"/>
        </w:rPr>
        <w:t>All enemies come from nest.</w:t>
      </w:r>
    </w:p>
    <w:p>
      <w:pPr>
        <w:widowControl/>
        <w:spacing w:line="276" w:lineRule="auto"/>
        <w:jc w:val="center"/>
        <w:rPr>
          <w:rFonts w:hint="default" w:ascii="Consolas" w:hAnsi="Consolas" w:cs="Consolas"/>
          <w:sz w:val="24"/>
          <w:szCs w:val="24"/>
        </w:rPr>
      </w:pPr>
      <w:r>
        <w:rPr>
          <w:rFonts w:hint="default" w:ascii="Consolas" w:hAnsi="Consolas" w:cs="Consolas"/>
          <w:sz w:val="24"/>
          <w:szCs w:val="24"/>
        </w:rPr>
        <w:drawing>
          <wp:inline distT="0" distB="0" distL="114300" distR="114300">
            <wp:extent cx="1220470" cy="1837055"/>
            <wp:effectExtent l="0" t="0" r="0" b="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7"/>
                    <a:srcRect l="27967" t="17031" r="19946" b="10189"/>
                    <a:stretch>
                      <a:fillRect/>
                    </a:stretch>
                  </pic:blipFill>
                  <pic:spPr>
                    <a:xfrm>
                      <a:off x="0" y="0"/>
                      <a:ext cx="1220470" cy="1837055"/>
                    </a:xfrm>
                    <a:prstGeom prst="rect">
                      <a:avLst/>
                    </a:prstGeom>
                    <a:noFill/>
                    <a:ln>
                      <a:noFill/>
                    </a:ln>
                  </pic:spPr>
                </pic:pic>
              </a:graphicData>
            </a:graphic>
          </wp:inline>
        </w:drawing>
      </w:r>
    </w:p>
    <w:p>
      <w:pPr>
        <w:widowControl/>
        <w:spacing w:line="276" w:lineRule="auto"/>
        <w:jc w:val="center"/>
        <w:rPr>
          <w:rFonts w:hint="default" w:ascii="Consolas" w:hAnsi="Consolas" w:eastAsia="宋体" w:cs="Consolas"/>
          <w:sz w:val="24"/>
          <w:szCs w:val="24"/>
          <w:lang w:val="en-US" w:eastAsia="zh-CN"/>
        </w:rPr>
      </w:pPr>
      <w:r>
        <w:rPr>
          <w:rFonts w:hint="default" w:ascii="Consolas" w:hAnsi="Consolas" w:cs="Consolas"/>
          <w:sz w:val="24"/>
          <w:szCs w:val="24"/>
          <w:lang w:val="en-US" w:eastAsia="zh-CN"/>
        </w:rPr>
        <w:t>Fig1.3 attacker</w:t>
      </w:r>
    </w:p>
    <w:p>
      <w:pPr>
        <w:pStyle w:val="4"/>
        <w:bidi w:val="0"/>
        <w:rPr>
          <w:rFonts w:hint="eastAsia"/>
        </w:rPr>
      </w:pPr>
      <w:bookmarkStart w:id="17" w:name="_Toc26122"/>
      <w:r>
        <w:t>1.6.</w:t>
      </w:r>
      <w:r>
        <w:rPr>
          <w:rFonts w:hint="eastAsia"/>
          <w:lang w:val="en-US" w:eastAsia="zh-CN"/>
        </w:rPr>
        <w:t>4</w:t>
      </w:r>
      <w:r>
        <w:t xml:space="preserve">. Number of </w:t>
      </w:r>
      <w:r>
        <w:rPr>
          <w:rFonts w:hint="eastAsia"/>
        </w:rPr>
        <w:t>Buildings</w:t>
      </w:r>
      <w:bookmarkEnd w:id="17"/>
    </w:p>
    <w:p>
      <w:pPr>
        <w:widowControl/>
        <w:jc w:val="left"/>
        <w:outlineLvl w:val="2"/>
        <w:rPr>
          <w:rFonts w:hint="default" w:ascii="Consolas" w:hAnsi="Consolas" w:eastAsia="TimesNewRomanPS-BoldMT" w:cs="Consolas"/>
          <w:b/>
          <w:bCs/>
          <w:color w:val="000000"/>
          <w:kern w:val="0"/>
          <w:sz w:val="24"/>
          <w:szCs w:val="24"/>
          <w:lang w:bidi="ar"/>
        </w:rPr>
      </w:pPr>
    </w:p>
    <w:p>
      <w:pPr>
        <w:widowControl/>
        <w:spacing w:line="276" w:lineRule="auto"/>
        <w:jc w:val="left"/>
        <w:rPr>
          <w:rFonts w:hint="default" w:ascii="Consolas" w:hAnsi="Consolas" w:eastAsia="Arial" w:cs="Consolas"/>
          <w:kern w:val="0"/>
          <w:sz w:val="24"/>
          <w:szCs w:val="24"/>
        </w:rPr>
      </w:pPr>
      <w:r>
        <w:rPr>
          <w:rFonts w:hint="default" w:ascii="Consolas" w:hAnsi="Consolas" w:eastAsia="Arial" w:cs="Consolas"/>
          <w:kern w:val="0"/>
          <w:sz w:val="24"/>
          <w:szCs w:val="24"/>
        </w:rPr>
        <w:t>Base location: nest</w:t>
      </w:r>
    </w:p>
    <w:p>
      <w:pPr>
        <w:widowControl/>
        <w:spacing w:line="276" w:lineRule="auto"/>
        <w:jc w:val="center"/>
        <w:rPr>
          <w:rFonts w:hint="default" w:ascii="Consolas" w:hAnsi="Consolas" w:eastAsia="宋体" w:cs="Consolas"/>
          <w:kern w:val="0"/>
          <w:sz w:val="24"/>
          <w:szCs w:val="24"/>
          <w:lang w:eastAsia="zh-CN"/>
        </w:rPr>
      </w:pPr>
      <w:r>
        <w:rPr>
          <w:rFonts w:hint="default" w:ascii="Consolas" w:hAnsi="Consolas" w:eastAsia="宋体" w:cs="Consolas"/>
          <w:kern w:val="0"/>
          <w:sz w:val="24"/>
          <w:szCs w:val="24"/>
          <w:lang w:eastAsia="zh-CN"/>
        </w:rPr>
        <w:drawing>
          <wp:inline distT="0" distB="0" distL="114300" distR="114300">
            <wp:extent cx="1524000" cy="704850"/>
            <wp:effectExtent l="0" t="0" r="0" b="5715"/>
            <wp:docPr id="24" name="图片 24" descr="tex_monstersHatka4_idle1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tex_monstersHatka4_idle1_01"/>
                    <pic:cNvPicPr>
                      <a:picLocks noChangeAspect="1"/>
                    </pic:cNvPicPr>
                  </pic:nvPicPr>
                  <pic:blipFill>
                    <a:blip r:embed="rId8"/>
                    <a:stretch>
                      <a:fillRect/>
                    </a:stretch>
                  </pic:blipFill>
                  <pic:spPr>
                    <a:xfrm>
                      <a:off x="0" y="0"/>
                      <a:ext cx="1524000" cy="704850"/>
                    </a:xfrm>
                    <a:prstGeom prst="rect">
                      <a:avLst/>
                    </a:prstGeom>
                  </pic:spPr>
                </pic:pic>
              </a:graphicData>
            </a:graphic>
          </wp:inline>
        </w:drawing>
      </w:r>
    </w:p>
    <w:p>
      <w:pPr>
        <w:widowControl/>
        <w:spacing w:line="276" w:lineRule="auto"/>
        <w:jc w:val="center"/>
        <w:rPr>
          <w:rFonts w:hint="default" w:ascii="Consolas" w:hAnsi="Consolas" w:cs="Consolas"/>
          <w:kern w:val="0"/>
          <w:sz w:val="24"/>
          <w:szCs w:val="24"/>
          <w:lang w:val="en-US" w:eastAsia="zh-CN"/>
        </w:rPr>
      </w:pPr>
      <w:r>
        <w:rPr>
          <w:rFonts w:hint="default" w:ascii="Consolas" w:hAnsi="Consolas" w:cs="Consolas"/>
          <w:kern w:val="0"/>
          <w:sz w:val="24"/>
          <w:szCs w:val="24"/>
          <w:lang w:val="en-US" w:eastAsia="zh-CN"/>
        </w:rPr>
        <w:t>Fig1.4 nest</w:t>
      </w:r>
    </w:p>
    <w:p>
      <w:pPr>
        <w:widowControl/>
        <w:spacing w:line="276" w:lineRule="auto"/>
        <w:jc w:val="left"/>
        <w:rPr>
          <w:rFonts w:hint="default" w:ascii="Consolas" w:hAnsi="Consolas" w:eastAsia="Arial" w:cs="Consolas"/>
          <w:kern w:val="0"/>
          <w:sz w:val="24"/>
          <w:szCs w:val="24"/>
        </w:rPr>
      </w:pPr>
      <w:r>
        <w:rPr>
          <w:rFonts w:hint="default" w:ascii="Consolas" w:hAnsi="Consolas" w:eastAsia="Arial" w:cs="Consolas"/>
          <w:kern w:val="0"/>
          <w:sz w:val="24"/>
          <w:szCs w:val="24"/>
        </w:rPr>
        <w:t>Annexe types:</w:t>
      </w:r>
    </w:p>
    <w:p>
      <w:pPr>
        <w:widowControl/>
        <w:numPr>
          <w:ilvl w:val="0"/>
          <w:numId w:val="3"/>
        </w:numPr>
        <w:spacing w:line="276" w:lineRule="auto"/>
        <w:jc w:val="left"/>
        <w:rPr>
          <w:rFonts w:hint="default" w:ascii="Consolas" w:hAnsi="Consolas" w:eastAsia="Arial" w:cs="Consolas"/>
          <w:kern w:val="0"/>
          <w:sz w:val="24"/>
          <w:szCs w:val="24"/>
        </w:rPr>
      </w:pPr>
      <w:r>
        <w:rPr>
          <w:rFonts w:hint="default" w:ascii="Consolas" w:hAnsi="Consolas" w:eastAsia="Arial" w:cs="Consolas"/>
          <w:kern w:val="0"/>
          <w:sz w:val="24"/>
          <w:szCs w:val="24"/>
        </w:rPr>
        <w:t>wall building points</w:t>
      </w:r>
    </w:p>
    <w:p>
      <w:pPr>
        <w:widowControl/>
        <w:numPr>
          <w:ilvl w:val="0"/>
          <w:numId w:val="0"/>
        </w:numPr>
        <w:bidi w:val="0"/>
        <w:spacing w:line="276" w:lineRule="auto"/>
        <w:jc w:val="center"/>
        <w:rPr>
          <w:rFonts w:hint="default" w:ascii="Consolas" w:hAnsi="Consolas" w:cs="Consolas"/>
          <w:kern w:val="0"/>
          <w:sz w:val="24"/>
          <w:szCs w:val="24"/>
          <w:lang w:val="en-US" w:eastAsia="zh-CN"/>
        </w:rPr>
      </w:pPr>
      <w:r>
        <w:rPr>
          <w:rFonts w:hint="default" w:ascii="Consolas" w:hAnsi="Consolas" w:cs="Consolas"/>
          <w:kern w:val="0"/>
          <w:sz w:val="24"/>
          <w:szCs w:val="24"/>
          <w:lang w:val="en-US" w:eastAsia="zh-CN"/>
        </w:rPr>
        <w:drawing>
          <wp:inline distT="0" distB="0" distL="114300" distR="114300">
            <wp:extent cx="304800" cy="838200"/>
            <wp:effectExtent l="0" t="0" r="0" b="0"/>
            <wp:docPr id="29" name="图片 29" descr="wall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wall_1"/>
                    <pic:cNvPicPr>
                      <a:picLocks noChangeAspect="1"/>
                    </pic:cNvPicPr>
                  </pic:nvPicPr>
                  <pic:blipFill>
                    <a:blip r:embed="rId9"/>
                    <a:stretch>
                      <a:fillRect/>
                    </a:stretch>
                  </pic:blipFill>
                  <pic:spPr>
                    <a:xfrm>
                      <a:off x="0" y="0"/>
                      <a:ext cx="304800" cy="838200"/>
                    </a:xfrm>
                    <a:prstGeom prst="rect">
                      <a:avLst/>
                    </a:prstGeom>
                  </pic:spPr>
                </pic:pic>
              </a:graphicData>
            </a:graphic>
          </wp:inline>
        </w:drawing>
      </w:r>
    </w:p>
    <w:p>
      <w:pPr>
        <w:widowControl/>
        <w:numPr>
          <w:ilvl w:val="0"/>
          <w:numId w:val="0"/>
        </w:numPr>
        <w:bidi w:val="0"/>
        <w:spacing w:line="276" w:lineRule="auto"/>
        <w:jc w:val="center"/>
        <w:rPr>
          <w:rFonts w:hint="default" w:ascii="Consolas" w:hAnsi="Consolas" w:cs="Consolas"/>
          <w:kern w:val="0"/>
          <w:sz w:val="24"/>
          <w:szCs w:val="24"/>
          <w:lang w:val="en-US" w:eastAsia="zh-CN"/>
        </w:rPr>
      </w:pPr>
      <w:r>
        <w:rPr>
          <w:rFonts w:hint="default" w:ascii="Consolas" w:hAnsi="Consolas" w:cs="Consolas"/>
          <w:kern w:val="0"/>
          <w:sz w:val="24"/>
          <w:szCs w:val="24"/>
          <w:lang w:val="en-US" w:eastAsia="zh-CN"/>
        </w:rPr>
        <w:t>Fig1.5 wall</w:t>
      </w:r>
    </w:p>
    <w:p>
      <w:pPr>
        <w:pStyle w:val="5"/>
        <w:bidi w:val="0"/>
        <w:rPr>
          <w:rFonts w:hint="eastAsia"/>
        </w:rPr>
      </w:pPr>
      <w:r>
        <w:t>1.6.</w:t>
      </w:r>
      <w:r>
        <w:rPr>
          <w:rFonts w:hint="eastAsia"/>
          <w:lang w:val="en-US" w:eastAsia="zh-CN"/>
        </w:rPr>
        <w:t>4</w:t>
      </w:r>
      <w:r>
        <w:t>.</w:t>
      </w:r>
      <w:r>
        <w:rPr>
          <w:rFonts w:hint="eastAsia"/>
          <w:lang w:val="en-US" w:eastAsia="zh-CN"/>
        </w:rPr>
        <w:t>1</w:t>
      </w:r>
      <w:r>
        <w:t xml:space="preserve"> </w:t>
      </w:r>
      <w:r>
        <w:rPr>
          <w:rFonts w:hint="eastAsia"/>
          <w:lang w:val="en-US" w:eastAsia="zh-CN"/>
        </w:rPr>
        <w:t>Details</w:t>
      </w:r>
      <w:r>
        <w:t xml:space="preserve"> of </w:t>
      </w:r>
      <w:r>
        <w:rPr>
          <w:rFonts w:hint="eastAsia"/>
        </w:rPr>
        <w:t>Buildings</w:t>
      </w:r>
    </w:p>
    <w:p>
      <w:pPr>
        <w:widowControl/>
        <w:spacing w:line="276" w:lineRule="auto"/>
        <w:jc w:val="left"/>
        <w:rPr>
          <w:rFonts w:hint="default" w:ascii="Consolas" w:hAnsi="Consolas" w:eastAsia="Arial" w:cs="Consolas"/>
          <w:kern w:val="0"/>
          <w:sz w:val="24"/>
          <w:szCs w:val="24"/>
        </w:rPr>
      </w:pPr>
    </w:p>
    <w:p>
      <w:pPr>
        <w:widowControl/>
        <w:numPr>
          <w:ilvl w:val="0"/>
          <w:numId w:val="3"/>
        </w:numPr>
        <w:spacing w:line="276" w:lineRule="auto"/>
        <w:ind w:left="846" w:leftChars="0" w:hanging="420" w:firstLineChars="0"/>
        <w:jc w:val="left"/>
        <w:rPr>
          <w:rFonts w:hint="default" w:ascii="Consolas" w:hAnsi="Consolas" w:eastAsia="Arial" w:cs="Consolas"/>
          <w:kern w:val="0"/>
          <w:sz w:val="24"/>
          <w:szCs w:val="24"/>
        </w:rPr>
      </w:pPr>
      <w:r>
        <w:rPr>
          <w:rFonts w:hint="default" w:ascii="Consolas" w:hAnsi="Consolas" w:eastAsia="Arial" w:cs="Consolas"/>
          <w:b/>
          <w:bCs/>
          <w:kern w:val="0"/>
          <w:sz w:val="24"/>
          <w:szCs w:val="24"/>
        </w:rPr>
        <w:t>Wall</w:t>
      </w:r>
      <w:r>
        <w:rPr>
          <w:rFonts w:hint="default" w:ascii="Consolas" w:hAnsi="Consolas" w:eastAsia="Arial" w:cs="Consolas"/>
          <w:kern w:val="0"/>
          <w:sz w:val="24"/>
          <w:szCs w:val="24"/>
        </w:rPr>
        <w:t>: defense attack, has 3 levels</w:t>
      </w:r>
    </w:p>
    <w:p>
      <w:pPr>
        <w:widowControl/>
        <w:numPr>
          <w:ilvl w:val="0"/>
          <w:numId w:val="3"/>
        </w:numPr>
        <w:spacing w:line="276" w:lineRule="auto"/>
        <w:ind w:left="846" w:leftChars="0" w:hanging="420" w:firstLineChars="0"/>
        <w:jc w:val="left"/>
        <w:rPr>
          <w:rFonts w:hint="default" w:ascii="Consolas" w:hAnsi="Consolas" w:eastAsia="Arial" w:cs="Consolas"/>
          <w:kern w:val="0"/>
          <w:sz w:val="24"/>
          <w:szCs w:val="24"/>
        </w:rPr>
      </w:pPr>
      <w:r>
        <w:rPr>
          <w:rFonts w:hint="default" w:ascii="Consolas" w:hAnsi="Consolas" w:eastAsia="Arial" w:cs="Consolas"/>
          <w:b/>
          <w:bCs/>
          <w:kern w:val="0"/>
          <w:sz w:val="24"/>
          <w:szCs w:val="24"/>
        </w:rPr>
        <w:t>Nest</w:t>
      </w:r>
      <w:r>
        <w:rPr>
          <w:rFonts w:hint="default" w:ascii="Consolas" w:hAnsi="Consolas" w:eastAsia="Arial" w:cs="Consolas"/>
          <w:kern w:val="0"/>
          <w:sz w:val="24"/>
          <w:szCs w:val="24"/>
        </w:rPr>
        <w:t>: enemies will appear there, ha</w:t>
      </w:r>
      <w:r>
        <w:rPr>
          <w:rFonts w:hint="default" w:ascii="Consolas" w:hAnsi="Consolas" w:cs="Consolas"/>
          <w:kern w:val="0"/>
          <w:sz w:val="24"/>
          <w:szCs w:val="24"/>
          <w:lang w:val="en-US" w:eastAsia="zh-CN"/>
        </w:rPr>
        <w:t>s</w:t>
      </w:r>
      <w:r>
        <w:rPr>
          <w:rFonts w:hint="default" w:ascii="Consolas" w:hAnsi="Consolas" w:eastAsia="Arial" w:cs="Consolas"/>
          <w:kern w:val="0"/>
          <w:sz w:val="24"/>
          <w:szCs w:val="24"/>
        </w:rPr>
        <w:t xml:space="preserve"> </w:t>
      </w:r>
      <w:r>
        <w:rPr>
          <w:rFonts w:hint="default" w:ascii="Consolas" w:hAnsi="Consolas" w:cs="Consolas"/>
          <w:kern w:val="0"/>
          <w:sz w:val="24"/>
          <w:szCs w:val="24"/>
          <w:lang w:val="en-US" w:eastAsia="zh-CN"/>
        </w:rPr>
        <w:t>more health points</w:t>
      </w:r>
      <w:r>
        <w:rPr>
          <w:rFonts w:hint="default" w:ascii="Consolas" w:hAnsi="Consolas" w:eastAsia="Arial" w:cs="Consolas"/>
          <w:kern w:val="0"/>
          <w:sz w:val="24"/>
          <w:szCs w:val="24"/>
        </w:rPr>
        <w:t>.</w:t>
      </w:r>
    </w:p>
    <w:p>
      <w:pPr>
        <w:pStyle w:val="19"/>
        <w:widowControl/>
        <w:spacing w:line="276" w:lineRule="auto"/>
        <w:ind w:left="0" w:leftChars="0" w:firstLine="0" w:firstLineChars="0"/>
        <w:jc w:val="left"/>
        <w:rPr>
          <w:rFonts w:ascii="Arial" w:hAnsi="Arial" w:eastAsia="Arial" w:cs="Arial"/>
          <w:kern w:val="0"/>
          <w:sz w:val="22"/>
          <w:szCs w:val="22"/>
        </w:rPr>
      </w:pPr>
    </w:p>
    <w:p>
      <w:pPr>
        <w:pStyle w:val="4"/>
        <w:bidi w:val="0"/>
        <w:rPr>
          <w:rFonts w:hint="eastAsia"/>
        </w:rPr>
      </w:pPr>
      <w:bookmarkStart w:id="18" w:name="_Toc13912"/>
      <w:r>
        <w:t>1.6.</w:t>
      </w:r>
      <w:r>
        <w:rPr>
          <w:rFonts w:hint="eastAsia"/>
          <w:lang w:val="en-US" w:eastAsia="zh-CN"/>
        </w:rPr>
        <w:t>5</w:t>
      </w:r>
      <w:r>
        <w:t xml:space="preserve">. </w:t>
      </w:r>
      <w:r>
        <w:rPr>
          <w:rFonts w:hint="eastAsia"/>
        </w:rPr>
        <w:t xml:space="preserve">Description </w:t>
      </w:r>
      <w:r>
        <w:t xml:space="preserve">of </w:t>
      </w:r>
      <w:r>
        <w:rPr>
          <w:rFonts w:hint="eastAsia"/>
        </w:rPr>
        <w:t>Player</w:t>
      </w:r>
      <w:bookmarkEnd w:id="18"/>
    </w:p>
    <w:p>
      <w:pPr>
        <w:widowControl/>
        <w:jc w:val="left"/>
        <w:outlineLvl w:val="2"/>
        <w:rPr>
          <w:rFonts w:hint="default" w:ascii="Consolas" w:hAnsi="Consolas" w:eastAsia="TimesNewRomanPS-BoldMT" w:cs="Consolas"/>
          <w:b/>
          <w:bCs/>
          <w:color w:val="000000"/>
          <w:kern w:val="0"/>
          <w:sz w:val="24"/>
          <w:szCs w:val="24"/>
          <w:lang w:bidi="ar"/>
        </w:rPr>
      </w:pPr>
    </w:p>
    <w:p>
      <w:pPr>
        <w:widowControl/>
        <w:numPr>
          <w:ilvl w:val="0"/>
          <w:numId w:val="3"/>
        </w:numPr>
        <w:spacing w:line="276" w:lineRule="auto"/>
        <w:jc w:val="left"/>
        <w:rPr>
          <w:rFonts w:hint="default" w:ascii="Consolas" w:hAnsi="Consolas" w:eastAsia="Arial" w:cs="Consolas"/>
          <w:kern w:val="0"/>
          <w:sz w:val="24"/>
          <w:szCs w:val="24"/>
        </w:rPr>
      </w:pPr>
      <w:r>
        <w:rPr>
          <w:rFonts w:hint="default" w:ascii="Consolas" w:hAnsi="Consolas" w:eastAsia="Arial" w:cs="Consolas"/>
          <w:kern w:val="0"/>
          <w:sz w:val="24"/>
          <w:szCs w:val="24"/>
        </w:rPr>
        <w:t xml:space="preserve">Range attack, </w:t>
      </w:r>
    </w:p>
    <w:p>
      <w:pPr>
        <w:widowControl/>
        <w:numPr>
          <w:ilvl w:val="0"/>
          <w:numId w:val="3"/>
        </w:numPr>
        <w:spacing w:line="276" w:lineRule="auto"/>
        <w:jc w:val="left"/>
        <w:rPr>
          <w:rFonts w:hint="default" w:ascii="Consolas" w:hAnsi="Consolas" w:eastAsia="Arial" w:cs="Consolas"/>
          <w:kern w:val="0"/>
          <w:sz w:val="24"/>
          <w:szCs w:val="24"/>
        </w:rPr>
      </w:pPr>
      <w:r>
        <w:rPr>
          <w:rFonts w:hint="default" w:ascii="Consolas" w:hAnsi="Consolas" w:eastAsia="Arial" w:cs="Consolas"/>
          <w:kern w:val="0"/>
          <w:sz w:val="24"/>
          <w:szCs w:val="24"/>
        </w:rPr>
        <w:t>has a bag</w:t>
      </w:r>
      <w:r>
        <w:rPr>
          <w:rFonts w:hint="default" w:ascii="Consolas" w:hAnsi="Consolas" w:cs="Consolas"/>
          <w:kern w:val="0"/>
          <w:sz w:val="24"/>
          <w:szCs w:val="24"/>
          <w:lang w:val="en-US" w:eastAsia="zh-CN"/>
        </w:rPr>
        <w:t xml:space="preserve"> to save materials</w:t>
      </w:r>
      <w:r>
        <w:rPr>
          <w:rFonts w:hint="default" w:ascii="Consolas" w:hAnsi="Consolas" w:eastAsia="Arial" w:cs="Consolas"/>
          <w:kern w:val="0"/>
          <w:sz w:val="24"/>
          <w:szCs w:val="24"/>
        </w:rPr>
        <w:t xml:space="preserve">, </w:t>
      </w:r>
    </w:p>
    <w:p>
      <w:pPr>
        <w:widowControl/>
        <w:numPr>
          <w:ilvl w:val="0"/>
          <w:numId w:val="3"/>
        </w:numPr>
        <w:spacing w:line="276" w:lineRule="auto"/>
        <w:jc w:val="left"/>
        <w:rPr>
          <w:rFonts w:hint="default" w:ascii="Consolas" w:hAnsi="Consolas" w:eastAsia="Arial" w:cs="Consolas"/>
          <w:kern w:val="0"/>
          <w:sz w:val="24"/>
          <w:szCs w:val="24"/>
        </w:rPr>
      </w:pPr>
      <w:r>
        <w:rPr>
          <w:rFonts w:hint="default" w:ascii="Consolas" w:hAnsi="Consolas" w:eastAsia="Arial" w:cs="Consolas"/>
          <w:kern w:val="0"/>
          <w:sz w:val="24"/>
          <w:szCs w:val="24"/>
        </w:rPr>
        <w:t xml:space="preserve">medium attack power, </w:t>
      </w:r>
    </w:p>
    <w:p>
      <w:pPr>
        <w:widowControl/>
        <w:numPr>
          <w:ilvl w:val="0"/>
          <w:numId w:val="3"/>
        </w:numPr>
        <w:spacing w:line="276" w:lineRule="auto"/>
        <w:jc w:val="left"/>
        <w:rPr>
          <w:rFonts w:hint="default" w:ascii="Consolas" w:hAnsi="Consolas" w:eastAsia="Arial" w:cs="Consolas"/>
          <w:kern w:val="0"/>
          <w:sz w:val="24"/>
          <w:szCs w:val="24"/>
        </w:rPr>
      </w:pPr>
      <w:r>
        <w:rPr>
          <w:rFonts w:hint="default" w:ascii="Consolas" w:hAnsi="Consolas" w:eastAsia="Arial" w:cs="Consolas"/>
          <w:kern w:val="0"/>
          <w:sz w:val="24"/>
          <w:szCs w:val="24"/>
        </w:rPr>
        <w:t xml:space="preserve">high health, </w:t>
      </w:r>
    </w:p>
    <w:p>
      <w:pPr>
        <w:widowControl/>
        <w:numPr>
          <w:ilvl w:val="0"/>
          <w:numId w:val="3"/>
        </w:numPr>
        <w:spacing w:line="276" w:lineRule="auto"/>
        <w:jc w:val="left"/>
        <w:rPr>
          <w:rFonts w:hint="default" w:ascii="Consolas" w:hAnsi="Consolas" w:eastAsia="Arial" w:cs="Consolas"/>
          <w:kern w:val="0"/>
          <w:sz w:val="24"/>
          <w:szCs w:val="24"/>
        </w:rPr>
      </w:pPr>
      <w:r>
        <w:rPr>
          <w:rFonts w:hint="default" w:ascii="Consolas" w:hAnsi="Consolas" w:eastAsia="Arial" w:cs="Consolas"/>
          <w:kern w:val="0"/>
          <w:sz w:val="24"/>
          <w:szCs w:val="24"/>
        </w:rPr>
        <w:t xml:space="preserve">medium speed, </w:t>
      </w:r>
    </w:p>
    <w:p>
      <w:pPr>
        <w:widowControl/>
        <w:numPr>
          <w:ilvl w:val="0"/>
          <w:numId w:val="3"/>
        </w:numPr>
        <w:spacing w:line="276" w:lineRule="auto"/>
        <w:jc w:val="left"/>
        <w:rPr>
          <w:rFonts w:hint="default" w:ascii="Consolas" w:hAnsi="Consolas" w:eastAsia="Arial" w:cs="Consolas"/>
          <w:kern w:val="0"/>
          <w:sz w:val="24"/>
          <w:szCs w:val="24"/>
        </w:rPr>
      </w:pPr>
      <w:r>
        <w:rPr>
          <w:rFonts w:hint="default" w:ascii="Consolas" w:hAnsi="Consolas" w:eastAsia="Arial" w:cs="Consolas"/>
          <w:kern w:val="0"/>
          <w:sz w:val="24"/>
          <w:szCs w:val="24"/>
        </w:rPr>
        <w:t>use power increase speed in a short time,</w:t>
      </w:r>
    </w:p>
    <w:p>
      <w:pPr>
        <w:widowControl/>
        <w:numPr>
          <w:ilvl w:val="0"/>
          <w:numId w:val="3"/>
        </w:numPr>
        <w:spacing w:line="276" w:lineRule="auto"/>
        <w:jc w:val="left"/>
        <w:rPr>
          <w:rFonts w:hint="default" w:ascii="Consolas" w:hAnsi="Consolas" w:cs="Consolas"/>
          <w:color w:val="000000"/>
          <w:kern w:val="0"/>
          <w:sz w:val="24"/>
          <w:szCs w:val="24"/>
          <w:lang w:bidi="ar"/>
        </w:rPr>
      </w:pPr>
      <w:r>
        <w:rPr>
          <w:rFonts w:hint="default" w:ascii="Consolas" w:hAnsi="Consolas" w:eastAsia="Arial" w:cs="Consolas"/>
          <w:kern w:val="0"/>
          <w:sz w:val="24"/>
          <w:szCs w:val="24"/>
        </w:rPr>
        <w:t xml:space="preserve">If player dies, the game will end. </w:t>
      </w:r>
    </w:p>
    <w:p>
      <w:pPr>
        <w:pStyle w:val="2"/>
        <w:numPr>
          <w:ilvl w:val="0"/>
          <w:numId w:val="4"/>
        </w:numPr>
        <w:bidi w:val="0"/>
        <w:rPr>
          <w:rFonts w:hint="eastAsia"/>
          <w:lang w:val="en-US" w:eastAsia="zh-CN"/>
        </w:rPr>
      </w:pPr>
      <w:bookmarkStart w:id="19" w:name="_Toc30797"/>
      <w:r>
        <w:t>Gameplay and Mechanics</w:t>
      </w:r>
      <w:bookmarkEnd w:id="19"/>
      <w:r>
        <w:t xml:space="preserve"> </w:t>
      </w:r>
    </w:p>
    <w:p>
      <w:pPr>
        <w:pStyle w:val="3"/>
        <w:bidi w:val="0"/>
        <w:rPr>
          <w:rFonts w:hint="eastAsia"/>
          <w:lang w:val="en-US" w:eastAsia="zh-CN"/>
        </w:rPr>
      </w:pPr>
      <w:bookmarkStart w:id="20" w:name="_Toc27970"/>
      <w:r>
        <w:rPr>
          <w:rFonts w:hint="eastAsia"/>
          <w:lang w:val="en-US" w:eastAsia="zh-CN"/>
        </w:rPr>
        <w:t>2</w:t>
      </w:r>
      <w:r>
        <w:t>.1. Gameplay</w:t>
      </w:r>
      <w:bookmarkEnd w:id="20"/>
      <w:r>
        <w:t xml:space="preserve"> </w:t>
      </w:r>
    </w:p>
    <w:p>
      <w:pPr>
        <w:pStyle w:val="4"/>
        <w:bidi w:val="0"/>
        <w:rPr>
          <w:rFonts w:ascii="TimesNewRomanPS-BoldMT" w:hAnsi="TimesNewRomanPS-BoldMT" w:eastAsia="TimesNewRomanPS-BoldMT" w:cs="TimesNewRomanPS-BoldMT"/>
          <w:b/>
          <w:bCs/>
          <w:color w:val="000000"/>
          <w:kern w:val="0"/>
          <w:sz w:val="32"/>
          <w:szCs w:val="32"/>
          <w:lang w:bidi="ar"/>
        </w:rPr>
      </w:pPr>
      <w:bookmarkStart w:id="21" w:name="_Toc9106"/>
      <w:r>
        <w:rPr>
          <w:rFonts w:hint="eastAsia"/>
          <w:lang w:val="en-US" w:eastAsia="zh-CN"/>
        </w:rPr>
        <w:t>2</w:t>
      </w:r>
      <w:r>
        <w:t>.1.1. Game Progression</w:t>
      </w:r>
      <w:bookmarkEnd w:id="21"/>
      <w:r>
        <w:t xml:space="preserve"> </w:t>
      </w:r>
    </w:p>
    <w:p>
      <w:pPr>
        <w:widowControl/>
        <w:spacing w:line="276" w:lineRule="auto"/>
        <w:jc w:val="left"/>
        <w:rPr>
          <w:rFonts w:hint="default" w:ascii="Consolas" w:hAnsi="Consolas" w:eastAsia="Arial" w:cs="Consolas"/>
          <w:kern w:val="0"/>
          <w:sz w:val="24"/>
          <w:szCs w:val="24"/>
        </w:rPr>
      </w:pPr>
      <w:r>
        <w:rPr>
          <w:rFonts w:hint="default" w:ascii="Consolas" w:hAnsi="Consolas" w:eastAsia="Arial" w:cs="Consolas"/>
          <w:kern w:val="0"/>
          <w:sz w:val="24"/>
          <w:szCs w:val="24"/>
        </w:rPr>
        <w:t>In the beginning, the player will show up at the base with some initial materials. These materials can be used to build in buildings. At the same time, the lair periodically generates enemies to attack the base. Players can obtain materials by destroying enemies. As the game progresses, the player will be able to build more buildings, and the nest will generate more and more enemies. The player's goal is to destroy the nest before being taken down by the enemy.</w:t>
      </w:r>
    </w:p>
    <w:p>
      <w:pPr>
        <w:pStyle w:val="4"/>
        <w:bidi w:val="0"/>
      </w:pPr>
      <w:bookmarkStart w:id="22" w:name="_Toc12294"/>
      <w:r>
        <w:rPr>
          <w:rFonts w:hint="eastAsia"/>
          <w:lang w:val="en-US" w:eastAsia="zh-CN"/>
        </w:rPr>
        <w:t>2</w:t>
      </w:r>
      <w:r>
        <w:t>.1.2. challenge Structure</w:t>
      </w:r>
      <w:bookmarkEnd w:id="22"/>
      <w:r>
        <w:t xml:space="preserve"> </w:t>
      </w:r>
    </w:p>
    <w:p>
      <w:pPr>
        <w:widowControl/>
        <w:jc w:val="left"/>
        <w:outlineLvl w:val="2"/>
        <w:rPr>
          <w:rFonts w:hint="default" w:ascii="Consolas" w:hAnsi="Consolas" w:eastAsia="TimesNewRomanPS-BoldMT" w:cs="Consolas"/>
          <w:b/>
          <w:bCs/>
          <w:color w:val="000000"/>
          <w:kern w:val="0"/>
          <w:sz w:val="24"/>
          <w:szCs w:val="24"/>
          <w:lang w:bidi="ar"/>
        </w:rPr>
      </w:pPr>
    </w:p>
    <w:p>
      <w:pPr>
        <w:widowControl/>
        <w:spacing w:line="276" w:lineRule="auto"/>
        <w:jc w:val="left"/>
        <w:rPr>
          <w:rFonts w:hint="default" w:ascii="Consolas" w:hAnsi="Consolas" w:eastAsia="Arial" w:cs="Consolas"/>
          <w:kern w:val="0"/>
          <w:sz w:val="24"/>
          <w:szCs w:val="24"/>
        </w:rPr>
      </w:pPr>
      <w:r>
        <w:rPr>
          <w:rFonts w:hint="default" w:ascii="Consolas" w:hAnsi="Consolas" w:eastAsia="Arial" w:cs="Consolas"/>
          <w:kern w:val="0"/>
          <w:sz w:val="24"/>
          <w:szCs w:val="24"/>
        </w:rPr>
        <w:t>Every once in a while, these lair will produce some enemies to attack the base. The player must destroy all enemies. When no enemies are created, the player can use this time to explore the map.</w:t>
      </w:r>
    </w:p>
    <w:p>
      <w:pPr>
        <w:widowControl/>
        <w:spacing w:line="276" w:lineRule="auto"/>
        <w:jc w:val="left"/>
        <w:rPr>
          <w:rFonts w:hint="default" w:ascii="Consolas" w:hAnsi="Consolas" w:eastAsia="Arial" w:cs="Consolas"/>
          <w:kern w:val="0"/>
          <w:sz w:val="24"/>
          <w:szCs w:val="24"/>
        </w:rPr>
      </w:pPr>
    </w:p>
    <w:p>
      <w:pPr>
        <w:widowControl/>
        <w:jc w:val="left"/>
        <w:outlineLvl w:val="2"/>
        <w:rPr>
          <w:rFonts w:hint="default" w:ascii="Consolas" w:hAnsi="Consolas" w:eastAsia="TimesNewRomanPS-BoldMT" w:cs="Consolas"/>
          <w:b/>
          <w:bCs/>
          <w:color w:val="000000"/>
          <w:kern w:val="0"/>
          <w:sz w:val="24"/>
          <w:szCs w:val="24"/>
          <w:lang w:bidi="ar"/>
        </w:rPr>
      </w:pPr>
      <w:bookmarkStart w:id="23" w:name="_Toc28592"/>
      <w:r>
        <w:rPr>
          <w:rStyle w:val="21"/>
          <w:rFonts w:hint="default" w:ascii="Consolas" w:hAnsi="Consolas" w:cs="Consolas"/>
          <w:sz w:val="24"/>
          <w:szCs w:val="24"/>
          <w:lang w:val="en-US" w:eastAsia="zh-CN"/>
        </w:rPr>
        <w:t>2</w:t>
      </w:r>
      <w:r>
        <w:rPr>
          <w:rStyle w:val="21"/>
          <w:rFonts w:hint="default" w:ascii="Consolas" w:hAnsi="Consolas" w:cs="Consolas"/>
          <w:sz w:val="24"/>
          <w:szCs w:val="24"/>
        </w:rPr>
        <w:t>.1.</w:t>
      </w:r>
      <w:r>
        <w:rPr>
          <w:rStyle w:val="21"/>
          <w:rFonts w:hint="default" w:ascii="Consolas" w:hAnsi="Consolas" w:cs="Consolas"/>
          <w:sz w:val="24"/>
          <w:szCs w:val="24"/>
          <w:lang w:val="en-US" w:eastAsia="zh-CN"/>
        </w:rPr>
        <w:t>3</w:t>
      </w:r>
      <w:r>
        <w:rPr>
          <w:rStyle w:val="21"/>
          <w:rFonts w:hint="default" w:ascii="Consolas" w:hAnsi="Consolas" w:cs="Consolas"/>
          <w:sz w:val="24"/>
          <w:szCs w:val="24"/>
        </w:rPr>
        <w:t>. Objectives</w:t>
      </w:r>
      <w:bookmarkEnd w:id="23"/>
      <w:r>
        <w:rPr>
          <w:rStyle w:val="21"/>
          <w:rFonts w:hint="default" w:ascii="Consolas" w:hAnsi="Consolas" w:cs="Consolas"/>
          <w:sz w:val="24"/>
          <w:szCs w:val="24"/>
        </w:rPr>
        <w:t xml:space="preserve"> </w:t>
      </w:r>
      <w:r>
        <w:rPr>
          <w:rFonts w:hint="default" w:ascii="Consolas" w:hAnsi="Consolas" w:eastAsia="TimesNewRomanPS-BoldMT" w:cs="Consolas"/>
          <w:b/>
          <w:bCs/>
          <w:color w:val="000000"/>
          <w:kern w:val="0"/>
          <w:sz w:val="24"/>
          <w:szCs w:val="24"/>
          <w:lang w:bidi="ar"/>
        </w:rPr>
        <w:t xml:space="preserve"> </w:t>
      </w:r>
    </w:p>
    <w:p>
      <w:pPr>
        <w:widowControl/>
        <w:jc w:val="left"/>
        <w:outlineLvl w:val="2"/>
        <w:rPr>
          <w:rFonts w:hint="default" w:ascii="Consolas" w:hAnsi="Consolas" w:eastAsia="TimesNewRomanPS-BoldMT" w:cs="Consolas"/>
          <w:b/>
          <w:bCs/>
          <w:color w:val="000000"/>
          <w:kern w:val="0"/>
          <w:sz w:val="24"/>
          <w:szCs w:val="24"/>
          <w:lang w:bidi="ar"/>
        </w:rPr>
      </w:pPr>
    </w:p>
    <w:p>
      <w:pPr>
        <w:widowControl/>
        <w:jc w:val="left"/>
        <w:outlineLvl w:val="2"/>
        <w:rPr>
          <w:rFonts w:hint="default" w:ascii="Consolas" w:hAnsi="Consolas" w:cs="Consolas"/>
          <w:sz w:val="24"/>
          <w:szCs w:val="24"/>
        </w:rPr>
      </w:pPr>
      <w:bookmarkStart w:id="24" w:name="_Toc8484"/>
      <w:bookmarkStart w:id="25" w:name="_Toc26639"/>
      <w:r>
        <w:rPr>
          <w:rFonts w:hint="default" w:ascii="Consolas" w:hAnsi="Consolas" w:cs="Consolas"/>
          <w:sz w:val="24"/>
          <w:szCs w:val="24"/>
        </w:rPr>
        <w:t>The player should protect themselves , and aim to destroy the nests.</w:t>
      </w:r>
      <w:bookmarkEnd w:id="24"/>
      <w:bookmarkEnd w:id="25"/>
    </w:p>
    <w:p>
      <w:pPr>
        <w:widowControl/>
        <w:jc w:val="left"/>
        <w:outlineLvl w:val="2"/>
        <w:rPr>
          <w:rFonts w:hint="default" w:ascii="Consolas" w:hAnsi="Consolas" w:cs="Consolas"/>
          <w:sz w:val="24"/>
          <w:szCs w:val="24"/>
        </w:rPr>
      </w:pPr>
    </w:p>
    <w:p>
      <w:pPr>
        <w:widowControl/>
        <w:jc w:val="left"/>
        <w:outlineLvl w:val="2"/>
        <w:rPr>
          <w:rFonts w:hint="default" w:ascii="Consolas" w:hAnsi="Consolas" w:cs="Consolas"/>
          <w:sz w:val="24"/>
          <w:szCs w:val="24"/>
        </w:rPr>
      </w:pPr>
    </w:p>
    <w:p>
      <w:pPr>
        <w:widowControl/>
        <w:jc w:val="left"/>
        <w:outlineLvl w:val="2"/>
        <w:rPr>
          <w:rFonts w:hint="default" w:ascii="Consolas" w:hAnsi="Consolas" w:cs="Consolas"/>
          <w:sz w:val="24"/>
          <w:szCs w:val="24"/>
        </w:rPr>
      </w:pPr>
    </w:p>
    <w:p>
      <w:pPr>
        <w:widowControl/>
        <w:jc w:val="left"/>
        <w:outlineLvl w:val="2"/>
        <w:rPr>
          <w:rFonts w:hint="default" w:ascii="Consolas" w:hAnsi="Consolas" w:cs="Consolas"/>
          <w:sz w:val="24"/>
          <w:szCs w:val="24"/>
        </w:rPr>
      </w:pPr>
    </w:p>
    <w:p>
      <w:pPr>
        <w:widowControl/>
        <w:jc w:val="left"/>
        <w:outlineLvl w:val="2"/>
        <w:rPr>
          <w:rFonts w:hint="default" w:ascii="Consolas" w:hAnsi="Consolas" w:cs="Consolas"/>
          <w:sz w:val="24"/>
          <w:szCs w:val="24"/>
        </w:rPr>
      </w:pPr>
    </w:p>
    <w:p>
      <w:pPr>
        <w:widowControl/>
        <w:jc w:val="left"/>
        <w:outlineLvl w:val="2"/>
        <w:rPr>
          <w:rFonts w:hint="default" w:ascii="Consolas" w:hAnsi="Consolas" w:cs="Consolas"/>
          <w:sz w:val="24"/>
          <w:szCs w:val="24"/>
          <w:lang w:val="en-US" w:eastAsia="zh-CN"/>
        </w:rPr>
      </w:pPr>
    </w:p>
    <w:p>
      <w:pPr>
        <w:pStyle w:val="4"/>
        <w:bidi w:val="0"/>
      </w:pPr>
      <w:bookmarkStart w:id="26" w:name="_Toc25999"/>
      <w:r>
        <w:rPr>
          <w:rFonts w:hint="eastAsia"/>
          <w:lang w:val="en-US" w:eastAsia="zh-CN"/>
        </w:rPr>
        <w:t>2</w:t>
      </w:r>
      <w:r>
        <w:t>.1.</w:t>
      </w:r>
      <w:r>
        <w:rPr>
          <w:rFonts w:hint="eastAsia"/>
          <w:lang w:val="en-US" w:eastAsia="zh-CN"/>
        </w:rPr>
        <w:t>4</w:t>
      </w:r>
      <w:r>
        <w:t>. Play Flow</w:t>
      </w:r>
      <w:bookmarkEnd w:id="26"/>
      <w:r>
        <w:t xml:space="preserve"> </w:t>
      </w:r>
    </w:p>
    <w:p>
      <w:pPr>
        <w:widowControl/>
        <w:jc w:val="center"/>
        <w:outlineLvl w:val="2"/>
        <w:rPr>
          <w:ins w:id="0" w:author="long liu" w:date="2023-12-31T15:45:00Z"/>
          <w:rFonts w:hint="default" w:ascii="Consolas" w:hAnsi="Consolas" w:eastAsia="宋体" w:cs="Consolas"/>
          <w:b/>
          <w:bCs/>
          <w:color w:val="000000"/>
          <w:kern w:val="0"/>
          <w:sz w:val="24"/>
          <w:szCs w:val="24"/>
          <w:lang w:eastAsia="zh-CN" w:bidi="ar"/>
        </w:rPr>
      </w:pPr>
      <w:bookmarkStart w:id="27" w:name="_Toc21286"/>
      <w:r>
        <w:rPr>
          <w:rFonts w:hint="default" w:ascii="Consolas" w:hAnsi="Consolas" w:eastAsia="宋体" w:cs="Consolas"/>
          <w:b/>
          <w:bCs/>
          <w:color w:val="000000"/>
          <w:kern w:val="0"/>
          <w:sz w:val="24"/>
          <w:szCs w:val="24"/>
          <w:lang w:eastAsia="zh-CN" w:bidi="ar"/>
        </w:rPr>
        <w:drawing>
          <wp:inline distT="0" distB="0" distL="114300" distR="114300">
            <wp:extent cx="5274310" cy="1494790"/>
            <wp:effectExtent l="0" t="0" r="8890" b="3810"/>
            <wp:docPr id="19" name="图片 19" descr="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loop"/>
                    <pic:cNvPicPr>
                      <a:picLocks noChangeAspect="1"/>
                    </pic:cNvPicPr>
                  </pic:nvPicPr>
                  <pic:blipFill>
                    <a:blip r:embed="rId10"/>
                    <a:stretch>
                      <a:fillRect/>
                    </a:stretch>
                  </pic:blipFill>
                  <pic:spPr>
                    <a:xfrm>
                      <a:off x="0" y="0"/>
                      <a:ext cx="5274310" cy="1494790"/>
                    </a:xfrm>
                    <a:prstGeom prst="rect">
                      <a:avLst/>
                    </a:prstGeom>
                  </pic:spPr>
                </pic:pic>
              </a:graphicData>
            </a:graphic>
          </wp:inline>
        </w:drawing>
      </w:r>
      <w:bookmarkEnd w:id="27"/>
    </w:p>
    <w:p>
      <w:pPr>
        <w:widowControl/>
        <w:jc w:val="center"/>
        <w:outlineLvl w:val="2"/>
        <w:rPr>
          <w:rFonts w:hint="default" w:ascii="Consolas" w:hAnsi="Consolas" w:eastAsia="TimesNewRomanPS-BoldMT" w:cs="Consolas"/>
          <w:b/>
          <w:bCs/>
          <w:color w:val="000000"/>
          <w:kern w:val="0"/>
          <w:sz w:val="24"/>
          <w:szCs w:val="24"/>
          <w:lang w:bidi="ar"/>
        </w:rPr>
      </w:pPr>
      <w:bookmarkStart w:id="28" w:name="_Toc22907"/>
      <w:bookmarkStart w:id="29" w:name="_Toc19022"/>
      <w:r>
        <w:rPr>
          <w:rFonts w:hint="default" w:ascii="Consolas" w:hAnsi="Consolas" w:eastAsia="TimesNewRomanPS-BoldMT" w:cs="Consolas"/>
          <w:b/>
          <w:bCs/>
          <w:color w:val="000000"/>
          <w:kern w:val="0"/>
          <w:sz w:val="24"/>
          <w:szCs w:val="24"/>
          <w:lang w:bidi="ar"/>
        </w:rPr>
        <w:t>Fig4.1 play flow</w:t>
      </w:r>
      <w:bookmarkEnd w:id="28"/>
      <w:bookmarkEnd w:id="29"/>
    </w:p>
    <w:p>
      <w:pPr>
        <w:spacing w:before="312" w:beforeLines="100" w:after="156" w:afterLines="50"/>
        <w:rPr>
          <w:rFonts w:hint="default" w:ascii="Consolas" w:hAnsi="Consolas" w:cs="Consolas"/>
          <w:sz w:val="24"/>
          <w:szCs w:val="24"/>
        </w:rPr>
      </w:pPr>
      <w:r>
        <w:rPr>
          <w:rFonts w:hint="default" w:ascii="Consolas" w:hAnsi="Consolas" w:cs="Consolas"/>
          <w:sz w:val="24"/>
          <w:szCs w:val="24"/>
        </w:rPr>
        <w:t>Players can use materials to build walls. Over time, enemies will attack the player, and the player can use the walls to defend against these attacks, eventually eliminating the enemy. After the battle, players can repair damaged buildings with materials. Through a cycle of development, defense, and repair, players will continually cut the nest's life. The player can attack the lair. If the player's health reaches zero, the game ends in failure. If the nest is destroyed, the player wins.</w:t>
      </w:r>
    </w:p>
    <w:p>
      <w:pPr>
        <w:pStyle w:val="3"/>
        <w:bidi w:val="0"/>
        <w:rPr>
          <w:rFonts w:ascii="TimesNewRomanPS-BoldMT" w:hAnsi="TimesNewRomanPS-BoldMT" w:eastAsia="TimesNewRomanPS-BoldMT" w:cs="TimesNewRomanPS-BoldMT"/>
          <w:b/>
          <w:bCs/>
          <w:color w:val="000000"/>
          <w:kern w:val="0"/>
          <w:sz w:val="24"/>
          <w:lang w:bidi="ar"/>
        </w:rPr>
      </w:pPr>
      <w:bookmarkStart w:id="30" w:name="_Toc3714"/>
      <w:r>
        <w:rPr>
          <w:rFonts w:hint="eastAsia"/>
          <w:lang w:val="en-US" w:eastAsia="zh-CN"/>
        </w:rPr>
        <w:t>2</w:t>
      </w:r>
      <w:r>
        <w:t>.2. Mechanics</w:t>
      </w:r>
      <w:bookmarkEnd w:id="30"/>
    </w:p>
    <w:p>
      <w:pPr>
        <w:pStyle w:val="4"/>
        <w:bidi w:val="0"/>
      </w:pPr>
      <w:bookmarkStart w:id="31" w:name="_Toc18574"/>
      <w:r>
        <w:rPr>
          <w:rFonts w:hint="eastAsia"/>
          <w:lang w:val="en-US" w:eastAsia="zh-CN"/>
        </w:rPr>
        <w:t>2</w:t>
      </w:r>
      <w:r>
        <w:t>.2.1. Physics</w:t>
      </w:r>
      <w:bookmarkEnd w:id="31"/>
      <w:r>
        <w:t xml:space="preserve">  </w:t>
      </w:r>
    </w:p>
    <w:p>
      <w:pPr>
        <w:spacing w:before="312" w:beforeLines="100" w:after="156" w:afterLines="50"/>
        <w:rPr>
          <w:rFonts w:hint="default" w:ascii="Consolas" w:hAnsi="Consolas" w:cs="Consolas"/>
          <w:sz w:val="24"/>
          <w:szCs w:val="24"/>
        </w:rPr>
      </w:pPr>
      <w:r>
        <w:rPr>
          <w:rFonts w:hint="default" w:ascii="Consolas" w:hAnsi="Consolas" w:cs="Consolas"/>
          <w:sz w:val="24"/>
          <w:szCs w:val="24"/>
        </w:rPr>
        <w:t>The physics of this 2d game is not real physics, but a simulation based on collision detection. There are four main types. Area2D can detect when objects overlap and signal when an object enters or leaves. StaticBody2D is the body of a physical engine that does not move. It is involved in collision detection, but does not move in response to a collision. RigidBody2D simulates 2D physics. It cannot be controlled directly, but rather by applying a force to it and then calculating the resulting motion by the physics engine. Every object that requires a physical effect has a collision shape to determine the size of the collider. Each object can specify layers to determine which layers it will physically collide with.</w:t>
      </w:r>
    </w:p>
    <w:p>
      <w:pPr>
        <w:pStyle w:val="4"/>
        <w:bidi w:val="0"/>
        <w:rPr>
          <w:rFonts w:ascii="TimesNewRomanPS-BoldMT" w:hAnsi="TimesNewRomanPS-BoldMT" w:eastAsia="TimesNewRomanPS-BoldMT" w:cs="TimesNewRomanPS-BoldMT"/>
          <w:b/>
          <w:bCs/>
          <w:color w:val="000000"/>
          <w:kern w:val="0"/>
          <w:sz w:val="24"/>
          <w:lang w:bidi="ar"/>
        </w:rPr>
      </w:pPr>
      <w:bookmarkStart w:id="32" w:name="_Toc15201"/>
      <w:r>
        <w:rPr>
          <w:rFonts w:hint="eastAsia"/>
          <w:lang w:val="en-US" w:eastAsia="zh-CN"/>
        </w:rPr>
        <w:t>2</w:t>
      </w:r>
      <w:r>
        <w:t>.2.2. Movement</w:t>
      </w:r>
      <w:bookmarkEnd w:id="32"/>
      <w:r>
        <w:t xml:space="preserve"> </w:t>
      </w:r>
    </w:p>
    <w:p>
      <w:pPr>
        <w:pStyle w:val="5"/>
        <w:bidi w:val="0"/>
      </w:pPr>
      <w:r>
        <w:rPr>
          <w:rFonts w:hint="eastAsia"/>
          <w:lang w:val="en-US" w:eastAsia="zh-CN"/>
        </w:rPr>
        <w:t>2</w:t>
      </w:r>
      <w:r>
        <w:t xml:space="preserve">.2.2.1. General Movement </w:t>
      </w:r>
    </w:p>
    <w:p>
      <w:pPr>
        <w:widowControl/>
        <w:jc w:val="center"/>
        <w:outlineLvl w:val="2"/>
        <w:rPr>
          <w:rFonts w:hint="default" w:ascii="Consolas" w:hAnsi="Consolas" w:eastAsia="TimesNewRomanPS-BoldMT" w:cs="Consolas"/>
          <w:b/>
          <w:bCs/>
          <w:color w:val="000000"/>
          <w:kern w:val="0"/>
          <w:sz w:val="24"/>
          <w:szCs w:val="24"/>
          <w:lang w:bidi="ar"/>
        </w:rPr>
      </w:pPr>
      <w:bookmarkStart w:id="33" w:name="_Toc5845"/>
      <w:bookmarkStart w:id="34" w:name="_Toc8500"/>
      <w:r>
        <w:rPr>
          <w:rFonts w:hint="default" w:ascii="Consolas" w:hAnsi="Consolas" w:cs="Consolas"/>
          <w:sz w:val="24"/>
          <w:szCs w:val="24"/>
        </w:rPr>
        <w:drawing>
          <wp:inline distT="0" distB="0" distL="114300" distR="114300">
            <wp:extent cx="3971925" cy="2190750"/>
            <wp:effectExtent l="0" t="0" r="3175"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3971925" cy="2190750"/>
                    </a:xfrm>
                    <a:prstGeom prst="rect">
                      <a:avLst/>
                    </a:prstGeom>
                    <a:noFill/>
                    <a:ln>
                      <a:noFill/>
                    </a:ln>
                  </pic:spPr>
                </pic:pic>
              </a:graphicData>
            </a:graphic>
          </wp:inline>
        </w:drawing>
      </w:r>
      <w:bookmarkEnd w:id="33"/>
      <w:bookmarkEnd w:id="34"/>
    </w:p>
    <w:p>
      <w:pPr>
        <w:widowControl/>
        <w:jc w:val="center"/>
        <w:outlineLvl w:val="2"/>
        <w:rPr>
          <w:rFonts w:hint="default" w:ascii="Consolas" w:hAnsi="Consolas" w:eastAsia="TimesNewRomanPS-BoldMT" w:cs="Consolas"/>
          <w:b/>
          <w:bCs/>
          <w:color w:val="000000"/>
          <w:kern w:val="0"/>
          <w:sz w:val="24"/>
          <w:szCs w:val="24"/>
          <w:lang w:bidi="ar"/>
        </w:rPr>
      </w:pPr>
      <w:bookmarkStart w:id="35" w:name="_Toc28831"/>
      <w:bookmarkStart w:id="36" w:name="_Toc4422"/>
      <w:r>
        <w:rPr>
          <w:rFonts w:hint="default" w:ascii="Consolas" w:hAnsi="Consolas" w:eastAsia="TimesNewRomanPS-BoldMT" w:cs="Consolas"/>
          <w:b/>
          <w:bCs/>
          <w:color w:val="000000"/>
          <w:kern w:val="0"/>
          <w:sz w:val="24"/>
          <w:szCs w:val="24"/>
          <w:lang w:bidi="ar"/>
        </w:rPr>
        <w:t>Fig</w:t>
      </w:r>
      <w:r>
        <w:rPr>
          <w:rFonts w:hint="default" w:ascii="Consolas" w:hAnsi="Consolas" w:cs="Consolas"/>
          <w:b/>
          <w:bCs/>
          <w:color w:val="000000"/>
          <w:kern w:val="0"/>
          <w:sz w:val="24"/>
          <w:szCs w:val="24"/>
          <w:lang w:val="en-US" w:eastAsia="zh-CN" w:bidi="ar"/>
        </w:rPr>
        <w:t>2.1</w:t>
      </w:r>
      <w:r>
        <w:rPr>
          <w:rFonts w:hint="default" w:ascii="Consolas" w:hAnsi="Consolas" w:eastAsia="TimesNewRomanPS-BoldMT" w:cs="Consolas"/>
          <w:b/>
          <w:bCs/>
          <w:color w:val="000000"/>
          <w:kern w:val="0"/>
          <w:sz w:val="24"/>
          <w:szCs w:val="24"/>
          <w:lang w:bidi="ar"/>
        </w:rPr>
        <w:t xml:space="preserve"> movement</w:t>
      </w:r>
      <w:bookmarkEnd w:id="35"/>
      <w:bookmarkEnd w:id="36"/>
    </w:p>
    <w:p>
      <w:pPr>
        <w:widowControl/>
        <w:jc w:val="center"/>
        <w:outlineLvl w:val="2"/>
        <w:rPr>
          <w:rFonts w:hint="default" w:ascii="Consolas" w:hAnsi="Consolas" w:eastAsia="TimesNewRomanPS-BoldMT" w:cs="Consolas"/>
          <w:b/>
          <w:bCs/>
          <w:color w:val="000000"/>
          <w:kern w:val="0"/>
          <w:sz w:val="24"/>
          <w:szCs w:val="24"/>
          <w:lang w:bidi="ar"/>
        </w:rPr>
      </w:pPr>
    </w:p>
    <w:p>
      <w:pPr>
        <w:widowControl/>
        <w:jc w:val="left"/>
        <w:outlineLvl w:val="2"/>
        <w:rPr>
          <w:rFonts w:hint="default" w:ascii="Consolas" w:hAnsi="Consolas" w:cs="Consolas"/>
          <w:sz w:val="24"/>
          <w:szCs w:val="24"/>
        </w:rPr>
      </w:pPr>
      <w:bookmarkStart w:id="37" w:name="_Toc1825"/>
      <w:bookmarkStart w:id="38" w:name="_Toc4224"/>
      <w:r>
        <w:rPr>
          <w:rFonts w:hint="default" w:ascii="Consolas" w:hAnsi="Consolas" w:cs="Consolas"/>
          <w:sz w:val="24"/>
          <w:szCs w:val="24"/>
        </w:rPr>
        <w:t>Players use the 'A' and 'D' keys on the keyboard to move and the left mouse button to control attacks. The perspective is always centered around the character controlled by the player. Players move at a fixed speed.</w:t>
      </w:r>
      <w:bookmarkEnd w:id="37"/>
      <w:r>
        <w:rPr>
          <w:rFonts w:hint="default" w:ascii="Consolas" w:hAnsi="Consolas" w:cs="Consolas"/>
          <w:sz w:val="24"/>
          <w:szCs w:val="24"/>
        </w:rPr>
        <w:t xml:space="preserve"> </w:t>
      </w:r>
    </w:p>
    <w:p>
      <w:pPr>
        <w:widowControl/>
        <w:jc w:val="left"/>
        <w:outlineLvl w:val="2"/>
        <w:rPr>
          <w:rFonts w:hint="default" w:ascii="Consolas" w:hAnsi="Consolas" w:cs="Consolas"/>
          <w:sz w:val="24"/>
          <w:szCs w:val="24"/>
        </w:rPr>
      </w:pPr>
      <w:bookmarkStart w:id="39" w:name="_Toc4946"/>
      <w:r>
        <w:rPr>
          <w:rFonts w:hint="default" w:ascii="Consolas" w:hAnsi="Consolas" w:cs="Consolas"/>
          <w:sz w:val="24"/>
          <w:szCs w:val="24"/>
        </w:rPr>
        <w:t>Pressing 'Shift' allows players to expend energy for quick movements for a short period. After running out of stamina, the player will stop their fast movement and move at a slower speed than usual. Stamina will slowly recover. If the player stops moving, their stamina will recover more quickly.</w:t>
      </w:r>
      <w:bookmarkEnd w:id="38"/>
      <w:bookmarkEnd w:id="39"/>
    </w:p>
    <w:p>
      <w:pPr>
        <w:widowControl/>
        <w:jc w:val="left"/>
        <w:outlineLvl w:val="2"/>
        <w:rPr>
          <w:rFonts w:hint="default" w:ascii="Consolas" w:hAnsi="Consolas" w:cs="Consolas"/>
          <w:sz w:val="24"/>
          <w:szCs w:val="24"/>
        </w:rPr>
      </w:pPr>
    </w:p>
    <w:p>
      <w:pPr>
        <w:widowControl/>
        <w:jc w:val="left"/>
        <w:outlineLvl w:val="2"/>
        <w:rPr>
          <w:rFonts w:hint="default" w:ascii="Consolas" w:hAnsi="Consolas" w:cs="Consolas"/>
          <w:sz w:val="24"/>
          <w:szCs w:val="24"/>
        </w:rPr>
      </w:pPr>
      <w:bookmarkStart w:id="40" w:name="_Toc9640"/>
      <w:r>
        <w:rPr>
          <w:rFonts w:hint="default" w:ascii="Consolas" w:hAnsi="Consolas" w:cs="Consolas"/>
          <w:sz w:val="24"/>
          <w:szCs w:val="24"/>
        </w:rPr>
        <w:t>On Android devices, players move through virtual joysticks. And interact with buttons on the screen.</w:t>
      </w:r>
      <w:bookmarkEnd w:id="40"/>
    </w:p>
    <w:p>
      <w:pPr>
        <w:pStyle w:val="5"/>
        <w:bidi w:val="0"/>
      </w:pPr>
      <w:r>
        <w:rPr>
          <w:rFonts w:hint="eastAsia"/>
          <w:lang w:val="en-US" w:eastAsia="zh-CN"/>
        </w:rPr>
        <w:t>2</w:t>
      </w:r>
      <w:r>
        <w:t xml:space="preserve">.2.2.2. Other Movement </w:t>
      </w:r>
    </w:p>
    <w:p>
      <w:pPr>
        <w:pStyle w:val="19"/>
        <w:widowControl/>
        <w:numPr>
          <w:ilvl w:val="0"/>
          <w:numId w:val="5"/>
        </w:numPr>
        <w:ind w:left="420" w:leftChars="0" w:hanging="420" w:firstLineChars="0"/>
        <w:jc w:val="left"/>
        <w:outlineLvl w:val="2"/>
        <w:rPr>
          <w:rFonts w:ascii="Arial" w:hAnsi="Arial" w:cs="Arial"/>
          <w:sz w:val="24"/>
          <w:szCs w:val="24"/>
        </w:rPr>
      </w:pPr>
      <w:bookmarkStart w:id="41" w:name="_Toc3321"/>
      <w:bookmarkStart w:id="42" w:name="_Toc2394"/>
      <w:r>
        <w:rPr>
          <w:rFonts w:ascii="Arial" w:hAnsi="Arial" w:cs="Arial"/>
          <w:b/>
          <w:bCs/>
          <w:sz w:val="24"/>
          <w:szCs w:val="24"/>
        </w:rPr>
        <w:t>Enemies</w:t>
      </w:r>
      <w:r>
        <w:rPr>
          <w:rFonts w:ascii="Arial" w:hAnsi="Arial" w:cs="Arial"/>
          <w:sz w:val="24"/>
          <w:szCs w:val="24"/>
        </w:rPr>
        <w:t>: They attack any buildings</w:t>
      </w:r>
      <w:r>
        <w:rPr>
          <w:rFonts w:hint="eastAsia" w:ascii="Arial" w:hAnsi="Arial" w:cs="Arial"/>
          <w:sz w:val="24"/>
          <w:szCs w:val="24"/>
          <w:lang w:val="en-US" w:eastAsia="zh-CN"/>
        </w:rPr>
        <w:t xml:space="preserve"> and player</w:t>
      </w:r>
      <w:r>
        <w:rPr>
          <w:rFonts w:ascii="Arial" w:hAnsi="Arial" w:cs="Arial"/>
          <w:sz w:val="24"/>
          <w:szCs w:val="24"/>
        </w:rPr>
        <w:t>.</w:t>
      </w:r>
      <w:bookmarkEnd w:id="41"/>
      <w:bookmarkEnd w:id="42"/>
    </w:p>
    <w:p>
      <w:pPr>
        <w:pStyle w:val="19"/>
        <w:widowControl/>
        <w:numPr>
          <w:ilvl w:val="0"/>
          <w:numId w:val="0"/>
        </w:numPr>
        <w:contextualSpacing/>
        <w:jc w:val="left"/>
        <w:outlineLvl w:val="2"/>
        <w:rPr>
          <w:rFonts w:ascii="Arial" w:hAnsi="Arial" w:cs="Arial"/>
        </w:rPr>
      </w:pPr>
    </w:p>
    <w:p>
      <w:pPr>
        <w:pStyle w:val="4"/>
        <w:bidi w:val="0"/>
      </w:pPr>
      <w:bookmarkStart w:id="43" w:name="_Toc4052"/>
      <w:r>
        <w:rPr>
          <w:rFonts w:hint="eastAsia"/>
          <w:lang w:val="en-US" w:eastAsia="zh-CN"/>
        </w:rPr>
        <w:t>2</w:t>
      </w:r>
      <w:r>
        <w:t>.2.3. Objects</w:t>
      </w:r>
      <w:bookmarkEnd w:id="43"/>
      <w:r>
        <w:t xml:space="preserve"> </w:t>
      </w:r>
    </w:p>
    <w:p>
      <w:pPr>
        <w:pStyle w:val="5"/>
        <w:bidi w:val="0"/>
      </w:pPr>
      <w:r>
        <w:rPr>
          <w:rFonts w:hint="eastAsia"/>
          <w:lang w:val="en-US" w:eastAsia="zh-CN"/>
        </w:rPr>
        <w:t>2</w:t>
      </w:r>
      <w:r>
        <w:t xml:space="preserve">.2.3.1. Picking Up Objects </w:t>
      </w:r>
    </w:p>
    <w:p>
      <w:pPr>
        <w:widowControl/>
        <w:jc w:val="left"/>
        <w:outlineLvl w:val="2"/>
        <w:rPr>
          <w:rFonts w:hint="default" w:ascii="Consolas" w:hAnsi="Consolas" w:cs="Consolas"/>
          <w:sz w:val="24"/>
          <w:szCs w:val="24"/>
        </w:rPr>
      </w:pPr>
      <w:bookmarkStart w:id="44" w:name="_Toc13121"/>
      <w:bookmarkStart w:id="45" w:name="_Toc8866"/>
      <w:r>
        <w:rPr>
          <w:rFonts w:hint="default" w:ascii="Consolas" w:hAnsi="Consolas" w:cs="Consolas"/>
          <w:sz w:val="24"/>
          <w:szCs w:val="24"/>
        </w:rPr>
        <w:t>Sometimes enemies will drop some materials, players</w:t>
      </w:r>
      <w:r>
        <w:rPr>
          <w:rFonts w:hint="default" w:ascii="Consolas" w:hAnsi="Consolas" w:cs="Consolas"/>
          <w:sz w:val="24"/>
          <w:szCs w:val="24"/>
          <w:lang w:val="en-US" w:eastAsia="zh-CN"/>
        </w:rPr>
        <w:t xml:space="preserve"> can</w:t>
      </w:r>
      <w:r>
        <w:rPr>
          <w:rFonts w:hint="default" w:ascii="Consolas" w:hAnsi="Consolas" w:cs="Consolas"/>
          <w:sz w:val="24"/>
          <w:szCs w:val="24"/>
        </w:rPr>
        <w:t xml:space="preserve"> get them.</w:t>
      </w:r>
      <w:bookmarkEnd w:id="44"/>
      <w:bookmarkEnd w:id="45"/>
    </w:p>
    <w:p>
      <w:pPr>
        <w:widowControl/>
        <w:jc w:val="left"/>
        <w:outlineLvl w:val="2"/>
        <w:rPr>
          <w:rFonts w:hint="default" w:ascii="Consolas" w:hAnsi="Consolas" w:cs="Consolas"/>
          <w:sz w:val="24"/>
          <w:szCs w:val="24"/>
        </w:rPr>
      </w:pPr>
    </w:p>
    <w:p>
      <w:pPr>
        <w:widowControl/>
        <w:jc w:val="left"/>
        <w:outlineLvl w:val="2"/>
        <w:rPr>
          <w:rFonts w:hint="default" w:ascii="Consolas" w:hAnsi="Consolas" w:cs="Consolas"/>
          <w:sz w:val="24"/>
          <w:szCs w:val="24"/>
        </w:rPr>
      </w:pPr>
    </w:p>
    <w:p>
      <w:pPr>
        <w:pStyle w:val="4"/>
        <w:bidi w:val="0"/>
        <w:rPr>
          <w:rFonts w:ascii="TimesNewRomanPS-BoldMT" w:hAnsi="TimesNewRomanPS-BoldMT" w:eastAsia="TimesNewRomanPS-BoldMT" w:cs="TimesNewRomanPS-BoldMT"/>
          <w:b/>
          <w:bCs/>
          <w:color w:val="000000"/>
          <w:kern w:val="0"/>
          <w:sz w:val="24"/>
          <w:lang w:bidi="ar"/>
        </w:rPr>
      </w:pPr>
      <w:bookmarkStart w:id="46" w:name="_Toc1721"/>
      <w:r>
        <w:rPr>
          <w:rFonts w:hint="eastAsia"/>
          <w:lang w:val="en-US" w:eastAsia="zh-CN"/>
        </w:rPr>
        <w:t>2</w:t>
      </w:r>
      <w:r>
        <w:t>.2.4. Actions</w:t>
      </w:r>
      <w:bookmarkEnd w:id="46"/>
      <w:r>
        <w:t xml:space="preserve"> </w:t>
      </w:r>
    </w:p>
    <w:p>
      <w:pPr>
        <w:pStyle w:val="5"/>
        <w:bidi w:val="0"/>
      </w:pPr>
      <w:r>
        <w:rPr>
          <w:rFonts w:hint="eastAsia"/>
          <w:lang w:val="en-US" w:eastAsia="zh-CN"/>
        </w:rPr>
        <w:t>2</w:t>
      </w:r>
      <w:r>
        <w:t xml:space="preserve">.2.4.1. Switches and Buttons </w:t>
      </w:r>
    </w:p>
    <w:p>
      <w:pPr>
        <w:widowControl/>
        <w:jc w:val="left"/>
        <w:outlineLvl w:val="2"/>
        <w:rPr>
          <w:rFonts w:hint="default" w:ascii="Consolas" w:hAnsi="Consolas" w:eastAsia="TimesNewRomanPS-BoldMT" w:cs="Consolas"/>
          <w:b/>
          <w:bCs/>
          <w:color w:val="000000"/>
          <w:kern w:val="0"/>
          <w:sz w:val="24"/>
          <w:szCs w:val="24"/>
          <w:lang w:bidi="ar"/>
        </w:rPr>
      </w:pPr>
    </w:p>
    <w:p>
      <w:pPr>
        <w:widowControl/>
        <w:jc w:val="left"/>
        <w:outlineLvl w:val="2"/>
        <w:rPr>
          <w:rFonts w:hint="default" w:ascii="Consolas" w:hAnsi="Consolas" w:cs="Consolas"/>
          <w:sz w:val="24"/>
          <w:szCs w:val="24"/>
        </w:rPr>
      </w:pPr>
      <w:bookmarkStart w:id="47" w:name="_Toc1610"/>
      <w:bookmarkStart w:id="48" w:name="_Toc5981"/>
      <w:r>
        <w:rPr>
          <w:rFonts w:hint="default" w:ascii="Consolas" w:hAnsi="Consolas" w:cs="Consolas"/>
          <w:sz w:val="24"/>
          <w:szCs w:val="24"/>
        </w:rPr>
        <w:t xml:space="preserve">When the game is paused, the player can change the game’s settings </w:t>
      </w:r>
      <w:r>
        <w:rPr>
          <w:rFonts w:hint="default" w:ascii="Consolas" w:hAnsi="Consolas" w:cs="Consolas"/>
          <w:sz w:val="24"/>
          <w:szCs w:val="24"/>
          <w:lang w:val="en-US" w:eastAsia="zh-CN"/>
        </w:rPr>
        <w:t xml:space="preserve">and </w:t>
      </w:r>
      <w:r>
        <w:rPr>
          <w:rFonts w:hint="default" w:ascii="Consolas" w:hAnsi="Consolas" w:cs="Consolas"/>
          <w:sz w:val="24"/>
          <w:szCs w:val="24"/>
        </w:rPr>
        <w:t>save the game</w:t>
      </w:r>
      <w:r>
        <w:rPr>
          <w:rFonts w:hint="default" w:ascii="Consolas" w:hAnsi="Consolas" w:cs="Consolas"/>
          <w:sz w:val="24"/>
          <w:szCs w:val="24"/>
          <w:lang w:val="en-US" w:eastAsia="zh-CN"/>
        </w:rPr>
        <w:t xml:space="preserve"> and back ti title screen</w:t>
      </w:r>
      <w:r>
        <w:rPr>
          <w:rFonts w:hint="default" w:ascii="Consolas" w:hAnsi="Consolas" w:cs="Consolas"/>
          <w:sz w:val="24"/>
          <w:szCs w:val="24"/>
        </w:rPr>
        <w:t>.</w:t>
      </w:r>
      <w:bookmarkEnd w:id="47"/>
      <w:bookmarkEnd w:id="48"/>
    </w:p>
    <w:p>
      <w:pPr>
        <w:widowControl/>
        <w:jc w:val="center"/>
        <w:outlineLvl w:val="2"/>
        <w:rPr>
          <w:rFonts w:hint="default" w:ascii="Consolas" w:hAnsi="Consolas" w:cs="Consolas"/>
          <w:sz w:val="24"/>
          <w:szCs w:val="24"/>
        </w:rPr>
      </w:pPr>
      <w:bookmarkStart w:id="49" w:name="_Toc14178"/>
      <w:r>
        <w:rPr>
          <w:rFonts w:hint="default" w:ascii="Consolas" w:hAnsi="Consolas" w:cs="Consolas"/>
          <w:sz w:val="24"/>
          <w:szCs w:val="24"/>
        </w:rPr>
        <w:drawing>
          <wp:inline distT="0" distB="0" distL="114300" distR="114300">
            <wp:extent cx="5268595" cy="2984500"/>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stretch>
                      <a:fillRect/>
                    </a:stretch>
                  </pic:blipFill>
                  <pic:spPr>
                    <a:xfrm>
                      <a:off x="0" y="0"/>
                      <a:ext cx="5268595" cy="2984500"/>
                    </a:xfrm>
                    <a:prstGeom prst="rect">
                      <a:avLst/>
                    </a:prstGeom>
                    <a:noFill/>
                    <a:ln>
                      <a:noFill/>
                    </a:ln>
                  </pic:spPr>
                </pic:pic>
              </a:graphicData>
            </a:graphic>
          </wp:inline>
        </w:drawing>
      </w:r>
      <w:bookmarkEnd w:id="49"/>
    </w:p>
    <w:p>
      <w:pPr>
        <w:widowControl/>
        <w:jc w:val="center"/>
        <w:outlineLvl w:val="2"/>
        <w:rPr>
          <w:rFonts w:hint="default" w:ascii="Consolas" w:hAnsi="Consolas" w:eastAsia="宋体" w:cs="Consolas"/>
          <w:sz w:val="24"/>
          <w:szCs w:val="24"/>
          <w:lang w:val="en-US" w:eastAsia="zh-CN"/>
        </w:rPr>
      </w:pPr>
      <w:bookmarkStart w:id="50" w:name="_Toc1905"/>
      <w:r>
        <w:rPr>
          <w:rFonts w:hint="default" w:ascii="Consolas" w:hAnsi="Consolas" w:cs="Consolas"/>
          <w:sz w:val="24"/>
          <w:szCs w:val="24"/>
          <w:lang w:val="en-US" w:eastAsia="zh-CN"/>
        </w:rPr>
        <w:t>Fig2.1</w:t>
      </w:r>
      <w:bookmarkEnd w:id="50"/>
    </w:p>
    <w:p>
      <w:pPr>
        <w:widowControl/>
        <w:jc w:val="left"/>
        <w:outlineLvl w:val="2"/>
        <w:rPr>
          <w:rFonts w:hint="default" w:ascii="Consolas" w:hAnsi="Consolas" w:cs="Consolas"/>
          <w:sz w:val="24"/>
          <w:szCs w:val="24"/>
        </w:rPr>
      </w:pPr>
    </w:p>
    <w:p>
      <w:pPr>
        <w:pStyle w:val="5"/>
        <w:bidi w:val="0"/>
      </w:pPr>
      <w:r>
        <w:rPr>
          <w:rFonts w:hint="eastAsia"/>
          <w:lang w:val="en-US" w:eastAsia="zh-CN"/>
        </w:rPr>
        <w:t>2</w:t>
      </w:r>
      <w:r>
        <w:t>.2.4.2. Aiming and Shooting</w:t>
      </w:r>
    </w:p>
    <w:p>
      <w:pPr>
        <w:widowControl/>
        <w:jc w:val="center"/>
        <w:outlineLvl w:val="2"/>
        <w:rPr>
          <w:rFonts w:hint="default" w:ascii="Consolas" w:hAnsi="Consolas" w:eastAsia="TimesNewRomanPS-BoldMT" w:cs="Consolas"/>
          <w:b/>
          <w:bCs/>
          <w:color w:val="000000"/>
          <w:kern w:val="0"/>
          <w:sz w:val="24"/>
          <w:szCs w:val="24"/>
          <w:lang w:bidi="ar"/>
        </w:rPr>
      </w:pPr>
      <w:bookmarkStart w:id="51" w:name="_Toc3706"/>
      <w:bookmarkStart w:id="52" w:name="_Toc21787"/>
      <w:r>
        <w:rPr>
          <w:rFonts w:hint="default" w:ascii="Consolas" w:hAnsi="Consolas" w:cs="Consolas"/>
          <w:sz w:val="24"/>
          <w:szCs w:val="24"/>
        </w:rPr>
        <w:drawing>
          <wp:inline distT="0" distB="0" distL="114300" distR="114300">
            <wp:extent cx="5271135" cy="3148965"/>
            <wp:effectExtent l="0" t="0" r="12065"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3"/>
                    <a:stretch>
                      <a:fillRect/>
                    </a:stretch>
                  </pic:blipFill>
                  <pic:spPr>
                    <a:xfrm>
                      <a:off x="0" y="0"/>
                      <a:ext cx="5271135" cy="3148965"/>
                    </a:xfrm>
                    <a:prstGeom prst="rect">
                      <a:avLst/>
                    </a:prstGeom>
                    <a:noFill/>
                    <a:ln>
                      <a:noFill/>
                    </a:ln>
                  </pic:spPr>
                </pic:pic>
              </a:graphicData>
            </a:graphic>
          </wp:inline>
        </w:drawing>
      </w:r>
      <w:bookmarkEnd w:id="51"/>
      <w:bookmarkEnd w:id="52"/>
    </w:p>
    <w:p>
      <w:pPr>
        <w:widowControl/>
        <w:jc w:val="center"/>
        <w:outlineLvl w:val="2"/>
        <w:rPr>
          <w:rFonts w:hint="default" w:ascii="Consolas" w:hAnsi="Consolas" w:eastAsia="TimesNewRomanPS-BoldMT" w:cs="Consolas"/>
          <w:b/>
          <w:bCs/>
          <w:color w:val="000000"/>
          <w:kern w:val="0"/>
          <w:sz w:val="24"/>
          <w:szCs w:val="24"/>
          <w:lang w:bidi="ar"/>
        </w:rPr>
      </w:pPr>
      <w:bookmarkStart w:id="53" w:name="_Toc17104"/>
      <w:bookmarkStart w:id="54" w:name="_Toc2058"/>
      <w:r>
        <w:rPr>
          <w:rFonts w:hint="default" w:ascii="Consolas" w:hAnsi="Consolas" w:eastAsia="TimesNewRomanPS-BoldMT" w:cs="Consolas"/>
          <w:b/>
          <w:bCs/>
          <w:color w:val="000000"/>
          <w:kern w:val="0"/>
          <w:sz w:val="24"/>
          <w:szCs w:val="24"/>
          <w:lang w:bidi="ar"/>
        </w:rPr>
        <w:t>Fig4.3 shooting</w:t>
      </w:r>
      <w:bookmarkEnd w:id="53"/>
      <w:bookmarkEnd w:id="54"/>
    </w:p>
    <w:p>
      <w:pPr>
        <w:widowControl/>
        <w:jc w:val="center"/>
        <w:outlineLvl w:val="2"/>
        <w:rPr>
          <w:rFonts w:hint="default" w:ascii="Consolas" w:hAnsi="Consolas" w:eastAsia="TimesNewRomanPS-BoldMT" w:cs="Consolas"/>
          <w:b/>
          <w:bCs/>
          <w:color w:val="000000"/>
          <w:kern w:val="0"/>
          <w:sz w:val="24"/>
          <w:szCs w:val="24"/>
          <w:lang w:bidi="ar"/>
        </w:rPr>
      </w:pPr>
    </w:p>
    <w:p>
      <w:pPr>
        <w:widowControl/>
        <w:jc w:val="left"/>
        <w:outlineLvl w:val="2"/>
        <w:rPr>
          <w:rFonts w:hint="default" w:ascii="Consolas" w:hAnsi="Consolas" w:cs="Consolas"/>
          <w:sz w:val="24"/>
          <w:szCs w:val="24"/>
        </w:rPr>
      </w:pPr>
      <w:bookmarkStart w:id="55" w:name="_Toc23630"/>
      <w:bookmarkStart w:id="56" w:name="_Toc23337"/>
      <w:r>
        <w:rPr>
          <w:rFonts w:hint="default" w:ascii="Consolas" w:hAnsi="Consolas" w:cs="Consolas"/>
          <w:sz w:val="24"/>
          <w:szCs w:val="24"/>
        </w:rPr>
        <w:t>The player does not need aim to shoot. Bullets will be shot in the direction facing the player. The Normal Attack is auto aim.</w:t>
      </w:r>
      <w:bookmarkEnd w:id="55"/>
      <w:bookmarkEnd w:id="56"/>
    </w:p>
    <w:p>
      <w:pPr>
        <w:widowControl/>
        <w:jc w:val="left"/>
        <w:outlineLvl w:val="2"/>
        <w:rPr>
          <w:rFonts w:hint="default" w:ascii="Consolas" w:hAnsi="Consolas" w:cs="Consolas"/>
          <w:sz w:val="24"/>
          <w:szCs w:val="24"/>
        </w:rPr>
      </w:pPr>
    </w:p>
    <w:p>
      <w:pPr>
        <w:widowControl/>
        <w:jc w:val="left"/>
        <w:outlineLvl w:val="2"/>
        <w:rPr>
          <w:rFonts w:hint="default" w:ascii="Consolas" w:hAnsi="Consolas" w:cs="Consolas"/>
          <w:sz w:val="24"/>
          <w:szCs w:val="24"/>
        </w:rPr>
      </w:pPr>
    </w:p>
    <w:p>
      <w:pPr>
        <w:pStyle w:val="4"/>
        <w:bidi w:val="0"/>
      </w:pPr>
      <w:bookmarkStart w:id="57" w:name="_Toc7928"/>
      <w:r>
        <w:rPr>
          <w:rFonts w:hint="eastAsia"/>
          <w:lang w:val="en-US" w:eastAsia="zh-CN"/>
        </w:rPr>
        <w:t>2</w:t>
      </w:r>
      <w:r>
        <w:t>.2.5. Combat</w:t>
      </w:r>
      <w:bookmarkEnd w:id="57"/>
      <w:r>
        <w:t xml:space="preserve"> </w:t>
      </w:r>
    </w:p>
    <w:p>
      <w:pPr>
        <w:widowControl/>
        <w:jc w:val="left"/>
        <w:outlineLvl w:val="2"/>
        <w:rPr>
          <w:rFonts w:hint="default" w:ascii="Consolas" w:hAnsi="Consolas" w:eastAsia="TimesNewRomanPS-BoldMT" w:cs="Consolas"/>
          <w:b/>
          <w:bCs/>
          <w:color w:val="000000"/>
          <w:kern w:val="0"/>
          <w:sz w:val="24"/>
          <w:szCs w:val="24"/>
          <w:lang w:bidi="ar"/>
        </w:rPr>
      </w:pPr>
    </w:p>
    <w:p>
      <w:pPr>
        <w:widowControl/>
        <w:jc w:val="center"/>
        <w:outlineLvl w:val="2"/>
        <w:rPr>
          <w:rFonts w:hint="default" w:ascii="Consolas" w:hAnsi="Consolas" w:cs="Consolas"/>
          <w:sz w:val="24"/>
          <w:szCs w:val="24"/>
        </w:rPr>
      </w:pPr>
      <w:bookmarkStart w:id="58" w:name="_Toc22834"/>
      <w:r>
        <w:rPr>
          <w:rFonts w:hint="default" w:ascii="Consolas" w:hAnsi="Consolas" w:cs="Consolas"/>
          <w:sz w:val="24"/>
          <w:szCs w:val="24"/>
        </w:rPr>
        <w:drawing>
          <wp:inline distT="0" distB="0" distL="114300" distR="114300">
            <wp:extent cx="5271135" cy="3148965"/>
            <wp:effectExtent l="0" t="0" r="1206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4"/>
                    <a:stretch>
                      <a:fillRect/>
                    </a:stretch>
                  </pic:blipFill>
                  <pic:spPr>
                    <a:xfrm>
                      <a:off x="0" y="0"/>
                      <a:ext cx="5271135" cy="3148965"/>
                    </a:xfrm>
                    <a:prstGeom prst="rect">
                      <a:avLst/>
                    </a:prstGeom>
                    <a:noFill/>
                    <a:ln>
                      <a:noFill/>
                    </a:ln>
                  </pic:spPr>
                </pic:pic>
              </a:graphicData>
            </a:graphic>
          </wp:inline>
        </w:drawing>
      </w:r>
      <w:bookmarkEnd w:id="58"/>
    </w:p>
    <w:p>
      <w:pPr>
        <w:widowControl/>
        <w:jc w:val="center"/>
        <w:outlineLvl w:val="2"/>
        <w:rPr>
          <w:rFonts w:hint="default" w:ascii="Consolas" w:hAnsi="Consolas" w:eastAsia="宋体" w:cs="Consolas"/>
          <w:sz w:val="24"/>
          <w:szCs w:val="24"/>
          <w:lang w:val="en-US" w:eastAsia="zh-CN"/>
        </w:rPr>
      </w:pPr>
      <w:bookmarkStart w:id="59" w:name="_Toc8703"/>
      <w:r>
        <w:rPr>
          <w:rFonts w:hint="default" w:ascii="Consolas" w:hAnsi="Consolas" w:cs="Consolas"/>
          <w:sz w:val="24"/>
          <w:szCs w:val="24"/>
          <w:lang w:val="en-US" w:eastAsia="zh-CN"/>
        </w:rPr>
        <w:t>Fig2.2.1</w:t>
      </w:r>
      <w:bookmarkEnd w:id="59"/>
    </w:p>
    <w:p>
      <w:pPr>
        <w:widowControl/>
        <w:jc w:val="left"/>
        <w:outlineLvl w:val="2"/>
        <w:rPr>
          <w:rFonts w:hint="default" w:ascii="Consolas" w:hAnsi="Consolas" w:cs="Consolas"/>
          <w:sz w:val="24"/>
          <w:szCs w:val="24"/>
        </w:rPr>
      </w:pPr>
      <w:bookmarkStart w:id="60" w:name="_Toc9622"/>
      <w:bookmarkStart w:id="61" w:name="_Toc2012"/>
      <w:r>
        <w:rPr>
          <w:rFonts w:hint="default" w:ascii="Consolas" w:hAnsi="Consolas" w:cs="Consolas"/>
          <w:b/>
          <w:bCs/>
          <w:sz w:val="24"/>
          <w:szCs w:val="24"/>
        </w:rPr>
        <w:t>Bullet</w:t>
      </w:r>
      <w:r>
        <w:rPr>
          <w:rFonts w:hint="default" w:ascii="Consolas" w:hAnsi="Consolas" w:cs="Consolas"/>
          <w:sz w:val="24"/>
          <w:szCs w:val="24"/>
        </w:rPr>
        <w:t>:</w:t>
      </w:r>
      <w:bookmarkEnd w:id="60"/>
      <w:bookmarkEnd w:id="61"/>
    </w:p>
    <w:p>
      <w:pPr>
        <w:widowControl/>
        <w:jc w:val="left"/>
        <w:outlineLvl w:val="2"/>
        <w:rPr>
          <w:rFonts w:hint="default" w:ascii="Consolas" w:hAnsi="Consolas" w:cs="Consolas"/>
          <w:sz w:val="24"/>
          <w:szCs w:val="24"/>
        </w:rPr>
      </w:pPr>
      <w:bookmarkStart w:id="62" w:name="_Toc6329"/>
      <w:bookmarkStart w:id="63" w:name="_Toc24941"/>
      <w:r>
        <w:rPr>
          <w:rFonts w:hint="default" w:ascii="Consolas" w:hAnsi="Consolas" w:cs="Consolas"/>
          <w:sz w:val="24"/>
          <w:szCs w:val="24"/>
        </w:rPr>
        <w:t>Players and some enemies can shoot, usually the enemy's bullets are green and the player's bullets are orange. This allows players to distinguish which bullets belong to themselves and which belong to enemies. Our bullets can pass walls and shields to attack enemies.</w:t>
      </w:r>
      <w:bookmarkEnd w:id="62"/>
      <w:bookmarkEnd w:id="63"/>
    </w:p>
    <w:p>
      <w:pPr>
        <w:widowControl/>
        <w:jc w:val="left"/>
        <w:outlineLvl w:val="2"/>
        <w:rPr>
          <w:rFonts w:hint="default" w:ascii="Consolas" w:hAnsi="Consolas" w:cs="Consolas"/>
          <w:sz w:val="24"/>
          <w:szCs w:val="24"/>
        </w:rPr>
      </w:pPr>
    </w:p>
    <w:p>
      <w:pPr>
        <w:widowControl/>
        <w:jc w:val="left"/>
        <w:outlineLvl w:val="2"/>
        <w:rPr>
          <w:rFonts w:hint="default" w:ascii="Consolas" w:hAnsi="Consolas" w:cs="Consolas"/>
          <w:sz w:val="24"/>
          <w:szCs w:val="24"/>
        </w:rPr>
      </w:pPr>
      <w:bookmarkStart w:id="64" w:name="_Toc4204"/>
      <w:bookmarkStart w:id="65" w:name="_Toc3949"/>
      <w:r>
        <w:rPr>
          <w:rFonts w:hint="default" w:ascii="Consolas" w:hAnsi="Consolas" w:cs="Consolas"/>
          <w:b/>
          <w:bCs/>
          <w:sz w:val="24"/>
          <w:szCs w:val="24"/>
        </w:rPr>
        <w:t>Barrier</w:t>
      </w:r>
      <w:r>
        <w:rPr>
          <w:rFonts w:hint="default" w:ascii="Consolas" w:hAnsi="Consolas" w:cs="Consolas"/>
          <w:sz w:val="24"/>
          <w:szCs w:val="24"/>
        </w:rPr>
        <w:t>:</w:t>
      </w:r>
      <w:bookmarkEnd w:id="64"/>
      <w:bookmarkEnd w:id="65"/>
      <w:r>
        <w:rPr>
          <w:rFonts w:hint="default" w:ascii="Consolas" w:hAnsi="Consolas" w:cs="Consolas"/>
          <w:sz w:val="24"/>
          <w:szCs w:val="24"/>
        </w:rPr>
        <w:t xml:space="preserve"> </w:t>
      </w:r>
    </w:p>
    <w:p>
      <w:pPr>
        <w:widowControl/>
        <w:jc w:val="left"/>
        <w:outlineLvl w:val="2"/>
        <w:rPr>
          <w:rFonts w:hint="default" w:ascii="Consolas" w:hAnsi="Consolas" w:cs="Consolas"/>
          <w:sz w:val="24"/>
          <w:szCs w:val="24"/>
        </w:rPr>
      </w:pPr>
      <w:bookmarkStart w:id="66" w:name="_Toc16428"/>
      <w:bookmarkStart w:id="67" w:name="_Toc194"/>
      <w:r>
        <w:rPr>
          <w:rFonts w:hint="default" w:ascii="Consolas" w:hAnsi="Consolas" w:cs="Consolas"/>
          <w:sz w:val="24"/>
          <w:szCs w:val="24"/>
        </w:rPr>
        <w:t>Shield and wall can resist bullets. But if they are hit multiple times, they will be destroyed. The shield needs time to be repaired. If the wall is completely destroyed, it will require the expenditure of materials for reconstruction. Otherwise, only the worker needs to fix it. The wall can be upgraded, and the upgraded wall can withstand multiple attacks.</w:t>
      </w:r>
      <w:bookmarkEnd w:id="66"/>
      <w:bookmarkEnd w:id="67"/>
    </w:p>
    <w:p>
      <w:pPr>
        <w:widowControl/>
        <w:jc w:val="left"/>
        <w:outlineLvl w:val="2"/>
        <w:rPr>
          <w:rFonts w:hint="default" w:ascii="Consolas" w:hAnsi="Consolas" w:cs="Consolas"/>
          <w:sz w:val="24"/>
          <w:szCs w:val="24"/>
        </w:rPr>
      </w:pPr>
    </w:p>
    <w:p>
      <w:pPr>
        <w:widowControl/>
        <w:jc w:val="left"/>
        <w:outlineLvl w:val="2"/>
        <w:rPr>
          <w:rFonts w:hint="default" w:ascii="Consolas" w:hAnsi="Consolas" w:eastAsia="Arial" w:cs="Consolas"/>
          <w:kern w:val="0"/>
          <w:sz w:val="24"/>
          <w:szCs w:val="24"/>
        </w:rPr>
      </w:pPr>
      <w:bookmarkStart w:id="68" w:name="_Toc3536"/>
      <w:bookmarkStart w:id="69" w:name="_Toc30840"/>
      <w:r>
        <w:rPr>
          <w:rFonts w:hint="default" w:ascii="Consolas" w:hAnsi="Consolas" w:cs="Consolas"/>
          <w:b/>
          <w:bCs/>
          <w:sz w:val="24"/>
          <w:szCs w:val="24"/>
        </w:rPr>
        <w:t>Enemy</w:t>
      </w:r>
      <w:r>
        <w:rPr>
          <w:rFonts w:hint="default" w:ascii="Consolas" w:hAnsi="Consolas" w:cs="Consolas"/>
          <w:sz w:val="24"/>
          <w:szCs w:val="24"/>
        </w:rPr>
        <w:t>:</w:t>
      </w:r>
      <w:bookmarkEnd w:id="68"/>
      <w:bookmarkEnd w:id="69"/>
    </w:p>
    <w:p>
      <w:pPr>
        <w:widowControl/>
        <w:spacing w:line="276" w:lineRule="auto"/>
        <w:jc w:val="left"/>
        <w:rPr>
          <w:rFonts w:hint="default" w:ascii="Consolas" w:hAnsi="Consolas" w:eastAsia="Arial" w:cs="Consolas"/>
          <w:kern w:val="0"/>
          <w:sz w:val="24"/>
          <w:szCs w:val="24"/>
        </w:rPr>
      </w:pPr>
      <w:r>
        <w:rPr>
          <w:rFonts w:hint="default" w:ascii="Consolas" w:hAnsi="Consolas" w:eastAsia="Arial" w:cs="Consolas"/>
          <w:b/>
          <w:bCs/>
          <w:kern w:val="0"/>
          <w:sz w:val="24"/>
          <w:szCs w:val="24"/>
        </w:rPr>
        <w:t>Attacker</w:t>
      </w:r>
      <w:r>
        <w:rPr>
          <w:rFonts w:hint="default" w:ascii="Consolas" w:hAnsi="Consolas" w:eastAsia="Arial" w:cs="Consolas"/>
          <w:kern w:val="0"/>
          <w:sz w:val="24"/>
          <w:szCs w:val="24"/>
        </w:rPr>
        <w:t xml:space="preserve">: </w:t>
      </w:r>
    </w:p>
    <w:p>
      <w:pPr>
        <w:widowControl/>
        <w:spacing w:line="276" w:lineRule="auto"/>
        <w:jc w:val="left"/>
        <w:rPr>
          <w:rFonts w:hint="default" w:ascii="Consolas" w:hAnsi="Consolas" w:cs="Consolas"/>
          <w:sz w:val="24"/>
          <w:szCs w:val="24"/>
        </w:rPr>
      </w:pPr>
      <w:r>
        <w:rPr>
          <w:rFonts w:hint="default" w:ascii="Consolas" w:hAnsi="Consolas" w:eastAsia="Arial" w:cs="Consolas"/>
          <w:kern w:val="0"/>
          <w:sz w:val="24"/>
          <w:szCs w:val="24"/>
        </w:rPr>
        <w:t>The enemy will approach and attack.</w:t>
      </w:r>
    </w:p>
    <w:p>
      <w:pPr>
        <w:pStyle w:val="4"/>
        <w:bidi w:val="0"/>
      </w:pPr>
      <w:bookmarkStart w:id="70" w:name="_Toc13607"/>
      <w:r>
        <w:rPr>
          <w:rFonts w:hint="eastAsia"/>
          <w:lang w:val="en-US" w:eastAsia="zh-CN"/>
        </w:rPr>
        <w:t>2</w:t>
      </w:r>
      <w:r>
        <w:t>.2.6. Economy</w:t>
      </w:r>
      <w:bookmarkEnd w:id="70"/>
    </w:p>
    <w:p>
      <w:pPr>
        <w:widowControl/>
        <w:jc w:val="left"/>
        <w:outlineLvl w:val="2"/>
        <w:rPr>
          <w:rFonts w:hint="default" w:ascii="Consolas" w:hAnsi="Consolas" w:eastAsia="TimesNewRomanPS-BoldMT" w:cs="Consolas"/>
          <w:b/>
          <w:bCs/>
          <w:color w:val="000000"/>
          <w:kern w:val="0"/>
          <w:sz w:val="24"/>
          <w:szCs w:val="24"/>
          <w:lang w:bidi="ar"/>
        </w:rPr>
      </w:pPr>
    </w:p>
    <w:p>
      <w:pPr>
        <w:widowControl/>
        <w:jc w:val="left"/>
        <w:outlineLvl w:val="2"/>
        <w:rPr>
          <w:rFonts w:hint="default" w:ascii="Consolas" w:hAnsi="Consolas" w:eastAsia="Arial" w:cs="Consolas"/>
          <w:kern w:val="0"/>
          <w:sz w:val="24"/>
          <w:szCs w:val="24"/>
        </w:rPr>
      </w:pPr>
      <w:bookmarkStart w:id="71" w:name="_Toc13177"/>
      <w:bookmarkStart w:id="72" w:name="_Toc16085"/>
      <w:r>
        <w:rPr>
          <w:rFonts w:hint="default" w:ascii="Consolas" w:hAnsi="Consolas" w:eastAsia="Arial" w:cs="Consolas"/>
          <w:kern w:val="0"/>
          <w:sz w:val="24"/>
          <w:szCs w:val="24"/>
        </w:rPr>
        <w:t>The player can get materials from  enemies. The player can spend materials to build buildings , upgrade buildings , and repair and rebuild buildings.</w:t>
      </w:r>
      <w:bookmarkEnd w:id="71"/>
      <w:bookmarkEnd w:id="72"/>
    </w:p>
    <w:p>
      <w:pPr>
        <w:widowControl/>
        <w:jc w:val="left"/>
        <w:outlineLvl w:val="2"/>
        <w:rPr>
          <w:rFonts w:hint="default" w:ascii="Consolas" w:hAnsi="Consolas" w:eastAsia="Arial" w:cs="Consolas"/>
          <w:kern w:val="0"/>
          <w:sz w:val="24"/>
          <w:szCs w:val="24"/>
        </w:rPr>
      </w:pPr>
    </w:p>
    <w:p>
      <w:pPr>
        <w:pStyle w:val="3"/>
        <w:bidi w:val="0"/>
        <w:rPr>
          <w:rFonts w:ascii="TimesNewRomanPS-BoldMT" w:hAnsi="TimesNewRomanPS-BoldMT" w:eastAsia="TimesNewRomanPS-BoldMT" w:cs="TimesNewRomanPS-BoldMT"/>
          <w:b/>
          <w:bCs/>
          <w:color w:val="000000"/>
          <w:kern w:val="0"/>
          <w:sz w:val="24"/>
          <w:lang w:bidi="ar"/>
        </w:rPr>
      </w:pPr>
      <w:bookmarkStart w:id="73" w:name="_Toc8453"/>
      <w:r>
        <w:rPr>
          <w:rFonts w:hint="eastAsia"/>
          <w:lang w:val="en-US" w:eastAsia="zh-CN"/>
        </w:rPr>
        <w:t>2</w:t>
      </w:r>
      <w:r>
        <w:t>.3. Screen Flow</w:t>
      </w:r>
      <w:bookmarkEnd w:id="73"/>
      <w:r>
        <w:t xml:space="preserve"> </w:t>
      </w:r>
    </w:p>
    <w:p>
      <w:pPr>
        <w:pStyle w:val="4"/>
        <w:bidi w:val="0"/>
      </w:pPr>
      <w:bookmarkStart w:id="74" w:name="_Toc377"/>
      <w:r>
        <w:rPr>
          <w:rFonts w:hint="eastAsia"/>
          <w:lang w:val="en-US" w:eastAsia="zh-CN"/>
        </w:rPr>
        <w:t>2</w:t>
      </w:r>
      <w:r>
        <w:t>.3.1. Screen Flow Chart</w:t>
      </w:r>
      <w:bookmarkEnd w:id="74"/>
      <w:r>
        <w:t xml:space="preserve"> </w:t>
      </w:r>
    </w:p>
    <w:p>
      <w:pPr>
        <w:pStyle w:val="4"/>
        <w:bidi w:val="0"/>
        <w:rPr>
          <w:rFonts w:hint="default" w:eastAsia="宋体" w:cs="TimesNewRomanPS-BoldMT" w:asciiTheme="minorAscii" w:hAnsiTheme="minorAscii"/>
          <w:b/>
          <w:bCs/>
          <w:color w:val="000000"/>
          <w:kern w:val="0"/>
          <w:sz w:val="24"/>
          <w:szCs w:val="24"/>
          <w:lang w:eastAsia="zh-CN" w:bidi="ar"/>
        </w:rPr>
      </w:pPr>
      <w:bookmarkStart w:id="75" w:name="_Toc32003"/>
      <w:r>
        <w:rPr>
          <w:rFonts w:hint="eastAsia" w:eastAsia="宋体"/>
          <w:lang w:eastAsia="zh-CN"/>
        </w:rPr>
        <w:drawing>
          <wp:inline distT="0" distB="0" distL="114300" distR="114300">
            <wp:extent cx="5273675" cy="2696845"/>
            <wp:effectExtent l="0" t="0" r="9525" b="8255"/>
            <wp:docPr id="8" name="图片 8" descr="screen flow.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screen flow.drawio"/>
                    <pic:cNvPicPr>
                      <a:picLocks noChangeAspect="1"/>
                    </pic:cNvPicPr>
                  </pic:nvPicPr>
                  <pic:blipFill>
                    <a:blip r:embed="rId15"/>
                    <a:stretch>
                      <a:fillRect/>
                    </a:stretch>
                  </pic:blipFill>
                  <pic:spPr>
                    <a:xfrm>
                      <a:off x="0" y="0"/>
                      <a:ext cx="5273675" cy="2696845"/>
                    </a:xfrm>
                    <a:prstGeom prst="rect">
                      <a:avLst/>
                    </a:prstGeom>
                  </pic:spPr>
                </pic:pic>
              </a:graphicData>
            </a:graphic>
          </wp:inline>
        </w:drawing>
      </w:r>
      <w:bookmarkEnd w:id="75"/>
    </w:p>
    <w:p>
      <w:pPr>
        <w:widowControl/>
        <w:jc w:val="center"/>
        <w:outlineLvl w:val="2"/>
        <w:rPr>
          <w:rFonts w:hint="default" w:ascii="Consolas" w:hAnsi="Consolas" w:eastAsia="宋体" w:cs="Consolas"/>
          <w:b/>
          <w:bCs/>
          <w:color w:val="000000"/>
          <w:kern w:val="0"/>
          <w:sz w:val="24"/>
          <w:szCs w:val="24"/>
          <w:lang w:eastAsia="zh-CN" w:bidi="ar"/>
        </w:rPr>
      </w:pPr>
    </w:p>
    <w:p>
      <w:pPr>
        <w:widowControl/>
        <w:jc w:val="center"/>
        <w:outlineLvl w:val="2"/>
        <w:rPr>
          <w:rFonts w:hint="default" w:ascii="Consolas" w:hAnsi="Consolas" w:eastAsia="宋体" w:cs="Consolas"/>
          <w:b/>
          <w:bCs/>
          <w:color w:val="000000"/>
          <w:kern w:val="0"/>
          <w:sz w:val="24"/>
          <w:szCs w:val="24"/>
          <w:lang w:val="en-US" w:eastAsia="zh-CN" w:bidi="ar"/>
        </w:rPr>
      </w:pPr>
      <w:bookmarkStart w:id="76" w:name="_Toc16197"/>
      <w:bookmarkStart w:id="77" w:name="_Toc24038"/>
      <w:r>
        <w:rPr>
          <w:rFonts w:hint="default" w:ascii="Consolas" w:hAnsi="Consolas" w:cs="Consolas"/>
          <w:b/>
          <w:bCs/>
          <w:color w:val="000000"/>
          <w:kern w:val="0"/>
          <w:sz w:val="24"/>
          <w:szCs w:val="24"/>
          <w:lang w:val="en-US" w:eastAsia="zh-CN" w:bidi="ar"/>
        </w:rPr>
        <w:t>Fig4.7 screen flow</w:t>
      </w:r>
      <w:bookmarkEnd w:id="76"/>
      <w:bookmarkEnd w:id="77"/>
    </w:p>
    <w:p>
      <w:pPr>
        <w:pStyle w:val="4"/>
        <w:bidi w:val="0"/>
        <w:rPr>
          <w:rFonts w:ascii="TimesNewRomanPS-BoldMT" w:hAnsi="TimesNewRomanPS-BoldMT" w:eastAsia="TimesNewRomanPS-BoldMT" w:cs="TimesNewRomanPS-BoldMT"/>
          <w:b/>
          <w:bCs/>
          <w:color w:val="000000"/>
          <w:kern w:val="0"/>
          <w:sz w:val="24"/>
          <w:lang w:bidi="ar"/>
        </w:rPr>
      </w:pPr>
      <w:bookmarkStart w:id="78" w:name="_Toc553"/>
      <w:r>
        <w:rPr>
          <w:rFonts w:hint="eastAsia"/>
          <w:lang w:val="en-US" w:eastAsia="zh-CN"/>
        </w:rPr>
        <w:t>2</w:t>
      </w:r>
      <w:r>
        <w:t>.3.2. Screen Descriptions</w:t>
      </w:r>
      <w:bookmarkEnd w:id="78"/>
      <w:r>
        <w:t xml:space="preserve"> </w:t>
      </w:r>
    </w:p>
    <w:p>
      <w:pPr>
        <w:pStyle w:val="5"/>
        <w:bidi w:val="0"/>
        <w:rPr>
          <w:rFonts w:ascii="TimesNewRomanPS-BoldMT" w:hAnsi="TimesNewRomanPS-BoldMT" w:eastAsia="TimesNewRomanPS-BoldMT" w:cs="TimesNewRomanPS-BoldMT"/>
          <w:b/>
          <w:bCs/>
          <w:color w:val="000000"/>
          <w:kern w:val="0"/>
          <w:sz w:val="24"/>
          <w:lang w:bidi="ar"/>
        </w:rPr>
      </w:pPr>
      <w:r>
        <w:rPr>
          <w:rFonts w:hint="eastAsia"/>
          <w:lang w:val="en-US" w:eastAsia="zh-CN"/>
        </w:rPr>
        <w:t>2</w:t>
      </w:r>
      <w:r>
        <w:t xml:space="preserve">.3.2.1. Main Menu Screen </w:t>
      </w:r>
    </w:p>
    <w:p>
      <w:pPr>
        <w:widowControl/>
        <w:jc w:val="center"/>
        <w:outlineLvl w:val="2"/>
        <w:rPr>
          <w:rFonts w:hint="default" w:ascii="Consolas" w:hAnsi="Consolas" w:eastAsia="宋体" w:cs="Consolas"/>
          <w:b/>
          <w:bCs/>
          <w:color w:val="000000"/>
          <w:kern w:val="0"/>
          <w:sz w:val="24"/>
          <w:szCs w:val="24"/>
          <w:lang w:eastAsia="zh-CN" w:bidi="ar"/>
        </w:rPr>
      </w:pPr>
      <w:bookmarkStart w:id="79" w:name="_Toc15437"/>
      <w:r>
        <w:rPr>
          <w:rFonts w:hint="default" w:ascii="Consolas" w:hAnsi="Consolas" w:cs="Consolas"/>
          <w:sz w:val="24"/>
          <w:szCs w:val="24"/>
        </w:rPr>
        <w:drawing>
          <wp:inline distT="0" distB="0" distL="114300" distR="114300">
            <wp:extent cx="5271135" cy="3148965"/>
            <wp:effectExtent l="0" t="0" r="12065" b="635"/>
            <wp:docPr id="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5"/>
                    <pic:cNvPicPr>
                      <a:picLocks noChangeAspect="1"/>
                    </pic:cNvPicPr>
                  </pic:nvPicPr>
                  <pic:blipFill>
                    <a:blip r:embed="rId16"/>
                    <a:stretch>
                      <a:fillRect/>
                    </a:stretch>
                  </pic:blipFill>
                  <pic:spPr>
                    <a:xfrm>
                      <a:off x="0" y="0"/>
                      <a:ext cx="5271135" cy="3148965"/>
                    </a:xfrm>
                    <a:prstGeom prst="rect">
                      <a:avLst/>
                    </a:prstGeom>
                    <a:noFill/>
                    <a:ln>
                      <a:noFill/>
                    </a:ln>
                  </pic:spPr>
                </pic:pic>
              </a:graphicData>
            </a:graphic>
          </wp:inline>
        </w:drawing>
      </w:r>
      <w:bookmarkEnd w:id="79"/>
    </w:p>
    <w:p>
      <w:pPr>
        <w:widowControl/>
        <w:jc w:val="center"/>
        <w:outlineLvl w:val="2"/>
        <w:rPr>
          <w:rFonts w:hint="default" w:ascii="Consolas" w:hAnsi="Consolas" w:cs="Consolas"/>
          <w:b/>
          <w:bCs/>
          <w:color w:val="000000"/>
          <w:kern w:val="0"/>
          <w:sz w:val="24"/>
          <w:szCs w:val="24"/>
          <w:lang w:val="en-US" w:eastAsia="zh-CN" w:bidi="ar"/>
        </w:rPr>
      </w:pPr>
      <w:bookmarkStart w:id="80" w:name="_Toc16565"/>
      <w:bookmarkStart w:id="81" w:name="_Toc26118"/>
      <w:r>
        <w:rPr>
          <w:rFonts w:hint="default" w:ascii="Consolas" w:hAnsi="Consolas" w:cs="Consolas"/>
          <w:b/>
          <w:bCs/>
          <w:color w:val="000000"/>
          <w:kern w:val="0"/>
          <w:sz w:val="24"/>
          <w:szCs w:val="24"/>
          <w:lang w:val="en-US" w:eastAsia="zh-CN" w:bidi="ar"/>
        </w:rPr>
        <w:t>Fig4.8 main menu screen</w:t>
      </w:r>
      <w:bookmarkEnd w:id="80"/>
      <w:bookmarkEnd w:id="81"/>
    </w:p>
    <w:p>
      <w:pPr>
        <w:widowControl/>
        <w:jc w:val="center"/>
        <w:outlineLvl w:val="2"/>
        <w:rPr>
          <w:rFonts w:hint="default" w:ascii="Consolas" w:hAnsi="Consolas" w:cs="Consolas"/>
          <w:b/>
          <w:bCs/>
          <w:color w:val="000000"/>
          <w:kern w:val="0"/>
          <w:sz w:val="24"/>
          <w:szCs w:val="24"/>
          <w:lang w:val="en-US" w:eastAsia="zh-CN" w:bidi="ar"/>
        </w:rPr>
      </w:pPr>
    </w:p>
    <w:p>
      <w:pPr>
        <w:widowControl/>
        <w:spacing w:line="276" w:lineRule="auto"/>
        <w:jc w:val="left"/>
        <w:rPr>
          <w:rFonts w:hint="default" w:ascii="Consolas" w:hAnsi="Consolas" w:eastAsia="Arial" w:cs="Consolas"/>
          <w:kern w:val="0"/>
          <w:sz w:val="24"/>
          <w:szCs w:val="24"/>
          <w:lang w:val="en-US" w:eastAsia="zh-CN"/>
        </w:rPr>
      </w:pPr>
      <w:r>
        <w:rPr>
          <w:rFonts w:hint="default" w:ascii="Consolas" w:hAnsi="Consolas" w:eastAsia="Arial" w:cs="Consolas"/>
          <w:kern w:val="0"/>
          <w:sz w:val="24"/>
          <w:szCs w:val="24"/>
          <w:lang w:val="en-US" w:eastAsia="zh-CN"/>
        </w:rPr>
        <w:t>It will show the game’s title. And the screen will supply 3 options.</w:t>
      </w:r>
    </w:p>
    <w:p>
      <w:pPr>
        <w:widowControl/>
        <w:numPr>
          <w:ilvl w:val="0"/>
          <w:numId w:val="6"/>
        </w:numPr>
        <w:spacing w:line="276" w:lineRule="auto"/>
        <w:ind w:left="420" w:leftChars="0" w:hanging="420" w:firstLineChars="0"/>
        <w:jc w:val="left"/>
        <w:rPr>
          <w:rFonts w:hint="default" w:ascii="Consolas" w:hAnsi="Consolas" w:eastAsia="Arial" w:cs="Consolas"/>
          <w:kern w:val="0"/>
          <w:sz w:val="24"/>
          <w:szCs w:val="24"/>
          <w:lang w:val="en-US" w:eastAsia="zh-CN"/>
        </w:rPr>
      </w:pPr>
      <w:r>
        <w:rPr>
          <w:rFonts w:hint="default" w:ascii="Consolas" w:hAnsi="Consolas" w:eastAsia="Arial" w:cs="Consolas"/>
          <w:b/>
          <w:bCs/>
          <w:kern w:val="0"/>
          <w:sz w:val="24"/>
          <w:szCs w:val="24"/>
          <w:lang w:val="en-US" w:eastAsia="zh-CN"/>
        </w:rPr>
        <w:t>New</w:t>
      </w:r>
      <w:r>
        <w:rPr>
          <w:rFonts w:hint="default" w:ascii="Consolas" w:hAnsi="Consolas" w:eastAsia="Arial" w:cs="Consolas"/>
          <w:kern w:val="0"/>
          <w:sz w:val="24"/>
          <w:szCs w:val="24"/>
          <w:lang w:val="en-US" w:eastAsia="zh-CN"/>
        </w:rPr>
        <w:t>: Start a new game.</w:t>
      </w:r>
    </w:p>
    <w:p>
      <w:pPr>
        <w:widowControl/>
        <w:numPr>
          <w:ilvl w:val="0"/>
          <w:numId w:val="6"/>
        </w:numPr>
        <w:spacing w:line="276" w:lineRule="auto"/>
        <w:ind w:left="420" w:leftChars="0" w:hanging="420" w:firstLineChars="0"/>
        <w:jc w:val="left"/>
        <w:rPr>
          <w:rFonts w:hint="default" w:ascii="Consolas" w:hAnsi="Consolas" w:eastAsia="Arial" w:cs="Consolas"/>
          <w:kern w:val="0"/>
          <w:sz w:val="24"/>
          <w:szCs w:val="24"/>
          <w:lang w:val="en-US" w:eastAsia="zh-CN"/>
        </w:rPr>
      </w:pPr>
      <w:r>
        <w:rPr>
          <w:rFonts w:hint="default" w:ascii="Consolas" w:hAnsi="Consolas" w:eastAsia="Arial" w:cs="Consolas"/>
          <w:b/>
          <w:bCs/>
          <w:kern w:val="0"/>
          <w:sz w:val="24"/>
          <w:szCs w:val="24"/>
          <w:lang w:val="en-US" w:eastAsia="zh-CN"/>
        </w:rPr>
        <w:t>Load</w:t>
      </w:r>
      <w:r>
        <w:rPr>
          <w:rFonts w:hint="default" w:ascii="Consolas" w:hAnsi="Consolas" w:eastAsia="Arial" w:cs="Consolas"/>
          <w:kern w:val="0"/>
          <w:sz w:val="24"/>
          <w:szCs w:val="24"/>
          <w:lang w:val="en-US" w:eastAsia="zh-CN"/>
        </w:rPr>
        <w:t>: Continue a game from a game save.</w:t>
      </w:r>
    </w:p>
    <w:p>
      <w:pPr>
        <w:widowControl/>
        <w:numPr>
          <w:ilvl w:val="0"/>
          <w:numId w:val="6"/>
        </w:numPr>
        <w:spacing w:line="276" w:lineRule="auto"/>
        <w:ind w:left="420" w:leftChars="0" w:hanging="420" w:firstLineChars="0"/>
        <w:jc w:val="left"/>
        <w:rPr>
          <w:rFonts w:hint="default" w:ascii="Consolas" w:hAnsi="Consolas" w:eastAsia="TimesNewRomanPS-BoldMT" w:cs="Consolas"/>
          <w:b/>
          <w:bCs/>
          <w:color w:val="000000"/>
          <w:kern w:val="0"/>
          <w:sz w:val="24"/>
          <w:szCs w:val="24"/>
          <w:lang w:bidi="ar"/>
        </w:rPr>
      </w:pPr>
      <w:r>
        <w:rPr>
          <w:rFonts w:hint="default" w:ascii="Consolas" w:hAnsi="Consolas" w:eastAsia="Arial" w:cs="Consolas"/>
          <w:b/>
          <w:bCs/>
          <w:kern w:val="0"/>
          <w:sz w:val="24"/>
          <w:szCs w:val="24"/>
          <w:lang w:val="en-US" w:eastAsia="zh-CN"/>
        </w:rPr>
        <w:t>Exit</w:t>
      </w:r>
      <w:r>
        <w:rPr>
          <w:rFonts w:hint="default" w:ascii="Consolas" w:hAnsi="Consolas" w:eastAsia="Arial" w:cs="Consolas"/>
          <w:kern w:val="0"/>
          <w:sz w:val="24"/>
          <w:szCs w:val="24"/>
          <w:lang w:val="en-US" w:eastAsia="zh-CN"/>
        </w:rPr>
        <w:t>: Kill the game process.</w:t>
      </w:r>
    </w:p>
    <w:p>
      <w:pPr>
        <w:widowControl/>
        <w:jc w:val="center"/>
        <w:outlineLvl w:val="2"/>
        <w:rPr>
          <w:rFonts w:hint="default" w:ascii="Consolas" w:hAnsi="Consolas" w:cs="Consolas"/>
          <w:b/>
          <w:bCs/>
          <w:color w:val="000000"/>
          <w:kern w:val="0"/>
          <w:sz w:val="24"/>
          <w:szCs w:val="24"/>
          <w:lang w:val="en-US" w:eastAsia="zh-CN" w:bidi="ar"/>
        </w:rPr>
      </w:pPr>
    </w:p>
    <w:p>
      <w:pPr>
        <w:widowControl/>
        <w:spacing w:line="276" w:lineRule="auto"/>
        <w:jc w:val="left"/>
        <w:rPr>
          <w:rFonts w:hint="default" w:ascii="Consolas" w:hAnsi="Consolas" w:eastAsia="Arial" w:cs="Consolas"/>
          <w:kern w:val="0"/>
          <w:sz w:val="24"/>
          <w:szCs w:val="24"/>
          <w:lang w:val="en-US" w:eastAsia="zh-CN"/>
        </w:rPr>
      </w:pPr>
    </w:p>
    <w:p>
      <w:pPr>
        <w:pStyle w:val="5"/>
        <w:bidi w:val="0"/>
        <w:rPr>
          <w:rFonts w:hint="default" w:cs="TimesNewRomanPS-BoldMT" w:asciiTheme="minorAscii" w:hAnsiTheme="minorAscii"/>
          <w:b/>
          <w:bCs/>
          <w:color w:val="000000"/>
          <w:kern w:val="0"/>
          <w:sz w:val="24"/>
          <w:szCs w:val="24"/>
          <w:lang w:val="en-US" w:eastAsia="zh-CN" w:bidi="ar"/>
        </w:rPr>
      </w:pPr>
      <w:r>
        <w:rPr>
          <w:rFonts w:hint="eastAsia"/>
          <w:lang w:val="en-US" w:eastAsia="zh-CN"/>
        </w:rPr>
        <w:t>2</w:t>
      </w:r>
      <w:r>
        <w:t xml:space="preserve">.3.2.3. </w:t>
      </w:r>
      <w:r>
        <w:rPr>
          <w:rFonts w:hint="eastAsia"/>
          <w:lang w:val="en-US" w:eastAsia="zh-CN"/>
        </w:rPr>
        <w:t>Gameplay Screen</w:t>
      </w:r>
    </w:p>
    <w:p>
      <w:pPr>
        <w:widowControl/>
        <w:jc w:val="center"/>
        <w:outlineLvl w:val="2"/>
        <w:rPr>
          <w:rFonts w:hint="default" w:ascii="Consolas" w:hAnsi="Consolas" w:cs="Consolas"/>
          <w:b/>
          <w:bCs/>
          <w:color w:val="000000"/>
          <w:kern w:val="0"/>
          <w:sz w:val="24"/>
          <w:szCs w:val="24"/>
          <w:lang w:val="en-US" w:eastAsia="zh-CN" w:bidi="ar"/>
        </w:rPr>
      </w:pPr>
      <w:bookmarkStart w:id="82" w:name="_Toc14749"/>
      <w:r>
        <w:rPr>
          <w:rFonts w:hint="default" w:ascii="Consolas" w:hAnsi="Consolas" w:cs="Consolas"/>
          <w:sz w:val="24"/>
          <w:szCs w:val="24"/>
        </w:rPr>
        <w:drawing>
          <wp:inline distT="0" distB="0" distL="114300" distR="114300">
            <wp:extent cx="5271135" cy="3148965"/>
            <wp:effectExtent l="0" t="0" r="12065" b="63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17"/>
                    <a:stretch>
                      <a:fillRect/>
                    </a:stretch>
                  </pic:blipFill>
                  <pic:spPr>
                    <a:xfrm>
                      <a:off x="0" y="0"/>
                      <a:ext cx="5271135" cy="3148965"/>
                    </a:xfrm>
                    <a:prstGeom prst="rect">
                      <a:avLst/>
                    </a:prstGeom>
                    <a:noFill/>
                    <a:ln>
                      <a:noFill/>
                    </a:ln>
                  </pic:spPr>
                </pic:pic>
              </a:graphicData>
            </a:graphic>
          </wp:inline>
        </w:drawing>
      </w:r>
      <w:bookmarkEnd w:id="82"/>
    </w:p>
    <w:p>
      <w:pPr>
        <w:widowControl/>
        <w:jc w:val="center"/>
        <w:outlineLvl w:val="2"/>
        <w:rPr>
          <w:rFonts w:hint="default" w:ascii="Consolas" w:hAnsi="Consolas" w:cs="Consolas"/>
          <w:b/>
          <w:bCs/>
          <w:color w:val="000000"/>
          <w:kern w:val="0"/>
          <w:sz w:val="24"/>
          <w:szCs w:val="24"/>
          <w:lang w:val="en-US" w:eastAsia="zh-CN" w:bidi="ar"/>
        </w:rPr>
      </w:pPr>
      <w:bookmarkStart w:id="83" w:name="_Toc17930"/>
      <w:bookmarkStart w:id="84" w:name="_Toc258"/>
      <w:r>
        <w:rPr>
          <w:rFonts w:hint="default" w:ascii="Consolas" w:hAnsi="Consolas" w:cs="Consolas"/>
          <w:b/>
          <w:bCs/>
          <w:color w:val="000000"/>
          <w:kern w:val="0"/>
          <w:sz w:val="24"/>
          <w:szCs w:val="24"/>
          <w:lang w:val="en-US" w:eastAsia="zh-CN" w:bidi="ar"/>
        </w:rPr>
        <w:t>Fig4.10 gameplay screen</w:t>
      </w:r>
      <w:bookmarkEnd w:id="83"/>
      <w:bookmarkEnd w:id="84"/>
    </w:p>
    <w:p>
      <w:pPr>
        <w:widowControl/>
        <w:jc w:val="center"/>
        <w:outlineLvl w:val="2"/>
        <w:rPr>
          <w:rFonts w:hint="default" w:ascii="Consolas" w:hAnsi="Consolas" w:cs="Consolas"/>
          <w:b/>
          <w:bCs/>
          <w:color w:val="000000"/>
          <w:kern w:val="0"/>
          <w:sz w:val="24"/>
          <w:szCs w:val="24"/>
          <w:lang w:val="en-US" w:eastAsia="zh-CN" w:bidi="ar"/>
        </w:rPr>
      </w:pPr>
    </w:p>
    <w:p>
      <w:pPr>
        <w:widowControl/>
        <w:spacing w:line="276" w:lineRule="auto"/>
        <w:jc w:val="left"/>
        <w:rPr>
          <w:rFonts w:hint="default" w:ascii="Consolas" w:hAnsi="Consolas" w:eastAsia="Arial" w:cs="Consolas"/>
          <w:kern w:val="0"/>
          <w:sz w:val="24"/>
          <w:szCs w:val="24"/>
          <w:lang w:val="en-US" w:eastAsia="zh-CN"/>
        </w:rPr>
      </w:pPr>
      <w:r>
        <w:rPr>
          <w:rFonts w:hint="default" w:ascii="Consolas" w:hAnsi="Consolas" w:eastAsia="Arial" w:cs="Consolas"/>
          <w:kern w:val="0"/>
          <w:sz w:val="24"/>
          <w:szCs w:val="24"/>
          <w:lang w:val="en-US" w:eastAsia="zh-CN"/>
        </w:rPr>
        <w:t>It will show the game’s content. The player can pause the game and open menu screen.</w:t>
      </w:r>
    </w:p>
    <w:p>
      <w:pPr>
        <w:widowControl/>
        <w:spacing w:line="276" w:lineRule="auto"/>
        <w:jc w:val="left"/>
        <w:rPr>
          <w:rFonts w:hint="default" w:ascii="Consolas" w:hAnsi="Consolas" w:eastAsia="Arial" w:cs="Consolas"/>
          <w:kern w:val="0"/>
          <w:sz w:val="24"/>
          <w:szCs w:val="24"/>
          <w:lang w:val="en-US" w:eastAsia="zh-CN"/>
        </w:rPr>
      </w:pPr>
    </w:p>
    <w:p>
      <w:pPr>
        <w:pStyle w:val="5"/>
        <w:bidi w:val="0"/>
        <w:rPr>
          <w:rFonts w:hint="eastAsia"/>
          <w:lang w:val="en-US" w:eastAsia="zh-CN"/>
        </w:rPr>
      </w:pPr>
      <w:r>
        <w:rPr>
          <w:rFonts w:hint="eastAsia"/>
          <w:lang w:val="en-US" w:eastAsia="zh-CN"/>
        </w:rPr>
        <w:t>2</w:t>
      </w:r>
      <w:r>
        <w:t>.3.2.</w:t>
      </w:r>
      <w:r>
        <w:rPr>
          <w:rFonts w:hint="eastAsia"/>
          <w:lang w:val="en-US" w:eastAsia="zh-CN"/>
        </w:rPr>
        <w:t>4</w:t>
      </w:r>
      <w:r>
        <w:t>.</w:t>
      </w:r>
      <w:r>
        <w:rPr>
          <w:rFonts w:hint="eastAsia"/>
          <w:lang w:val="en-US" w:eastAsia="zh-CN"/>
        </w:rPr>
        <w:t>Pause</w:t>
      </w:r>
      <w:r>
        <w:t xml:space="preserve"> </w:t>
      </w:r>
      <w:r>
        <w:rPr>
          <w:rFonts w:hint="eastAsia"/>
          <w:lang w:val="en-US" w:eastAsia="zh-CN"/>
        </w:rPr>
        <w:t>Menu Screen</w:t>
      </w:r>
    </w:p>
    <w:p>
      <w:pPr>
        <w:widowControl/>
        <w:jc w:val="left"/>
        <w:outlineLvl w:val="2"/>
        <w:rPr>
          <w:rFonts w:hint="default" w:ascii="Consolas" w:hAnsi="Consolas" w:cs="Consolas"/>
          <w:b/>
          <w:bCs/>
          <w:color w:val="000000"/>
          <w:kern w:val="0"/>
          <w:sz w:val="24"/>
          <w:szCs w:val="24"/>
          <w:lang w:val="en-US" w:eastAsia="zh-CN" w:bidi="ar"/>
        </w:rPr>
      </w:pPr>
    </w:p>
    <w:p>
      <w:pPr>
        <w:widowControl/>
        <w:jc w:val="center"/>
        <w:outlineLvl w:val="2"/>
        <w:rPr>
          <w:rFonts w:hint="default" w:ascii="Consolas" w:hAnsi="Consolas" w:cs="Consolas"/>
          <w:b/>
          <w:bCs/>
          <w:color w:val="000000"/>
          <w:kern w:val="0"/>
          <w:sz w:val="24"/>
          <w:szCs w:val="24"/>
          <w:lang w:val="en-US" w:eastAsia="zh-CN" w:bidi="ar"/>
        </w:rPr>
      </w:pPr>
      <w:bookmarkStart w:id="85" w:name="_Toc1801"/>
      <w:r>
        <w:rPr>
          <w:rFonts w:hint="default" w:ascii="Consolas" w:hAnsi="Consolas" w:cs="Consolas"/>
          <w:sz w:val="24"/>
          <w:szCs w:val="24"/>
        </w:rPr>
        <w:drawing>
          <wp:inline distT="0" distB="0" distL="114300" distR="114300">
            <wp:extent cx="5271135" cy="3148965"/>
            <wp:effectExtent l="0" t="0" r="12065" b="635"/>
            <wp:docPr id="1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7"/>
                    <pic:cNvPicPr>
                      <a:picLocks noChangeAspect="1"/>
                    </pic:cNvPicPr>
                  </pic:nvPicPr>
                  <pic:blipFill>
                    <a:blip r:embed="rId18"/>
                    <a:stretch>
                      <a:fillRect/>
                    </a:stretch>
                  </pic:blipFill>
                  <pic:spPr>
                    <a:xfrm>
                      <a:off x="0" y="0"/>
                      <a:ext cx="5271135" cy="3148965"/>
                    </a:xfrm>
                    <a:prstGeom prst="rect">
                      <a:avLst/>
                    </a:prstGeom>
                    <a:noFill/>
                    <a:ln>
                      <a:noFill/>
                    </a:ln>
                  </pic:spPr>
                </pic:pic>
              </a:graphicData>
            </a:graphic>
          </wp:inline>
        </w:drawing>
      </w:r>
      <w:bookmarkEnd w:id="85"/>
    </w:p>
    <w:p>
      <w:pPr>
        <w:widowControl/>
        <w:jc w:val="center"/>
        <w:outlineLvl w:val="2"/>
        <w:rPr>
          <w:rFonts w:hint="default" w:ascii="Consolas" w:hAnsi="Consolas" w:cs="Consolas"/>
          <w:b/>
          <w:bCs/>
          <w:color w:val="000000"/>
          <w:kern w:val="0"/>
          <w:sz w:val="24"/>
          <w:szCs w:val="24"/>
          <w:lang w:val="en-US" w:eastAsia="zh-CN" w:bidi="ar"/>
        </w:rPr>
      </w:pPr>
      <w:bookmarkStart w:id="86" w:name="_Toc28324"/>
      <w:bookmarkStart w:id="87" w:name="_Toc14404"/>
      <w:r>
        <w:rPr>
          <w:rFonts w:hint="default" w:ascii="Consolas" w:hAnsi="Consolas" w:cs="Consolas"/>
          <w:b/>
          <w:bCs/>
          <w:color w:val="000000"/>
          <w:kern w:val="0"/>
          <w:sz w:val="24"/>
          <w:szCs w:val="24"/>
          <w:lang w:val="en-US" w:eastAsia="zh-CN" w:bidi="ar"/>
        </w:rPr>
        <w:t>Fig4.11 menu</w:t>
      </w:r>
      <w:bookmarkEnd w:id="86"/>
      <w:bookmarkEnd w:id="87"/>
    </w:p>
    <w:p>
      <w:pPr>
        <w:widowControl/>
        <w:jc w:val="center"/>
        <w:outlineLvl w:val="2"/>
        <w:rPr>
          <w:rFonts w:hint="default" w:ascii="Consolas" w:hAnsi="Consolas" w:cs="Consolas"/>
          <w:b/>
          <w:bCs/>
          <w:color w:val="000000"/>
          <w:kern w:val="0"/>
          <w:sz w:val="24"/>
          <w:szCs w:val="24"/>
          <w:lang w:val="en-US" w:eastAsia="zh-CN" w:bidi="ar"/>
        </w:rPr>
      </w:pPr>
    </w:p>
    <w:p>
      <w:pPr>
        <w:widowControl/>
        <w:spacing w:line="276" w:lineRule="auto"/>
        <w:jc w:val="left"/>
        <w:rPr>
          <w:rFonts w:hint="default" w:ascii="Consolas" w:hAnsi="Consolas" w:eastAsia="Arial" w:cs="Consolas"/>
          <w:kern w:val="0"/>
          <w:sz w:val="24"/>
          <w:szCs w:val="24"/>
          <w:lang w:val="en-US" w:eastAsia="zh-CN"/>
        </w:rPr>
      </w:pPr>
      <w:r>
        <w:rPr>
          <w:rFonts w:hint="default" w:ascii="Consolas" w:hAnsi="Consolas" w:eastAsia="Arial" w:cs="Consolas"/>
          <w:kern w:val="0"/>
          <w:sz w:val="24"/>
          <w:szCs w:val="24"/>
          <w:lang w:val="en-US" w:eastAsia="zh-CN"/>
        </w:rPr>
        <w:t>The game will be paused. The player can save the game on the screen. At the same time, the player can quit the game on the screen.</w:t>
      </w:r>
    </w:p>
    <w:p>
      <w:pPr>
        <w:widowControl/>
        <w:spacing w:line="276" w:lineRule="auto"/>
        <w:jc w:val="left"/>
        <w:rPr>
          <w:rFonts w:hint="default" w:ascii="Consolas" w:hAnsi="Consolas" w:eastAsia="Arial" w:cs="Consolas"/>
          <w:kern w:val="0"/>
          <w:sz w:val="24"/>
          <w:szCs w:val="24"/>
          <w:lang w:val="en-US" w:eastAsia="zh-CN"/>
        </w:rPr>
      </w:pPr>
      <w:r>
        <w:rPr>
          <w:rFonts w:hint="default" w:ascii="Consolas" w:hAnsi="Consolas" w:eastAsia="Arial" w:cs="Consolas"/>
          <w:kern w:val="0"/>
          <w:sz w:val="24"/>
          <w:szCs w:val="24"/>
          <w:lang w:val="en-US" w:eastAsia="zh-CN"/>
        </w:rPr>
        <w:t>The player can change game’s settings, such as language, screen size, music volume and key settings.</w:t>
      </w:r>
    </w:p>
    <w:p>
      <w:pPr>
        <w:pStyle w:val="5"/>
        <w:bidi w:val="0"/>
        <w:rPr>
          <w:rFonts w:hint="eastAsia"/>
          <w:lang w:val="en-US" w:eastAsia="zh-CN"/>
        </w:rPr>
      </w:pPr>
      <w:r>
        <w:rPr>
          <w:rFonts w:hint="eastAsia"/>
          <w:lang w:val="en-US" w:eastAsia="zh-CN"/>
        </w:rPr>
        <w:t>2</w:t>
      </w:r>
      <w:r>
        <w:t>.3.2.</w:t>
      </w:r>
      <w:r>
        <w:rPr>
          <w:rFonts w:hint="eastAsia"/>
          <w:lang w:val="en-US" w:eastAsia="zh-CN"/>
        </w:rPr>
        <w:t>4</w:t>
      </w:r>
      <w:r>
        <w:t xml:space="preserve">. </w:t>
      </w:r>
      <w:r>
        <w:rPr>
          <w:rFonts w:hint="eastAsia"/>
          <w:lang w:val="en-US" w:eastAsia="zh-CN"/>
        </w:rPr>
        <w:t>Game End Screen</w:t>
      </w:r>
    </w:p>
    <w:p>
      <w:pPr>
        <w:widowControl/>
        <w:jc w:val="left"/>
        <w:outlineLvl w:val="2"/>
        <w:rPr>
          <w:rFonts w:hint="default" w:ascii="Consolas" w:hAnsi="Consolas" w:cs="Consolas"/>
          <w:b/>
          <w:bCs/>
          <w:color w:val="000000"/>
          <w:kern w:val="0"/>
          <w:sz w:val="24"/>
          <w:szCs w:val="24"/>
          <w:lang w:val="en-US" w:eastAsia="zh-CN" w:bidi="ar"/>
        </w:rPr>
      </w:pPr>
      <w:bookmarkStart w:id="88" w:name="_Toc4818"/>
      <w:r>
        <w:rPr>
          <w:rFonts w:hint="default" w:ascii="Consolas" w:hAnsi="Consolas" w:cs="Consolas"/>
          <w:b/>
          <w:bCs/>
          <w:color w:val="000000"/>
          <w:kern w:val="0"/>
          <w:sz w:val="24"/>
          <w:szCs w:val="24"/>
          <w:lang w:val="en-US" w:eastAsia="zh-CN" w:bidi="ar"/>
        </w:rPr>
        <w:drawing>
          <wp:inline distT="0" distB="0" distL="114300" distR="114300">
            <wp:extent cx="5271135" cy="3148965"/>
            <wp:effectExtent l="0" t="0" r="12065" b="635"/>
            <wp:docPr id="14" name="图片 14" descr="屏幕截图 2024-04-23 03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截图 2024-04-23 030109"/>
                    <pic:cNvPicPr>
                      <a:picLocks noChangeAspect="1"/>
                    </pic:cNvPicPr>
                  </pic:nvPicPr>
                  <pic:blipFill>
                    <a:blip r:embed="rId19"/>
                    <a:stretch>
                      <a:fillRect/>
                    </a:stretch>
                  </pic:blipFill>
                  <pic:spPr>
                    <a:xfrm>
                      <a:off x="0" y="0"/>
                      <a:ext cx="5271135" cy="3148965"/>
                    </a:xfrm>
                    <a:prstGeom prst="rect">
                      <a:avLst/>
                    </a:prstGeom>
                  </pic:spPr>
                </pic:pic>
              </a:graphicData>
            </a:graphic>
          </wp:inline>
        </w:drawing>
      </w:r>
      <w:bookmarkEnd w:id="88"/>
    </w:p>
    <w:p>
      <w:pPr>
        <w:widowControl/>
        <w:jc w:val="center"/>
        <w:outlineLvl w:val="2"/>
        <w:rPr>
          <w:rFonts w:hint="default" w:ascii="Consolas" w:hAnsi="Consolas" w:cs="Consolas"/>
          <w:b/>
          <w:bCs/>
          <w:color w:val="000000"/>
          <w:kern w:val="0"/>
          <w:sz w:val="24"/>
          <w:szCs w:val="24"/>
          <w:lang w:val="en-US" w:eastAsia="zh-CN" w:bidi="ar"/>
        </w:rPr>
      </w:pPr>
      <w:bookmarkStart w:id="89" w:name="_Toc14839"/>
      <w:bookmarkStart w:id="90" w:name="_Toc20442"/>
      <w:r>
        <w:rPr>
          <w:rFonts w:hint="default" w:ascii="Consolas" w:hAnsi="Consolas" w:cs="Consolas"/>
          <w:sz w:val="24"/>
          <w:szCs w:val="24"/>
        </w:rPr>
        <w:drawing>
          <wp:inline distT="0" distB="0" distL="114300" distR="114300">
            <wp:extent cx="5271135" cy="3148965"/>
            <wp:effectExtent l="0" t="0" r="12065" b="635"/>
            <wp:docPr id="1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8"/>
                    <pic:cNvPicPr>
                      <a:picLocks noChangeAspect="1"/>
                    </pic:cNvPicPr>
                  </pic:nvPicPr>
                  <pic:blipFill>
                    <a:blip r:embed="rId20"/>
                    <a:stretch>
                      <a:fillRect/>
                    </a:stretch>
                  </pic:blipFill>
                  <pic:spPr>
                    <a:xfrm>
                      <a:off x="0" y="0"/>
                      <a:ext cx="5271135" cy="3148965"/>
                    </a:xfrm>
                    <a:prstGeom prst="rect">
                      <a:avLst/>
                    </a:prstGeom>
                    <a:noFill/>
                    <a:ln>
                      <a:noFill/>
                    </a:ln>
                  </pic:spPr>
                </pic:pic>
              </a:graphicData>
            </a:graphic>
          </wp:inline>
        </w:drawing>
      </w:r>
      <w:bookmarkEnd w:id="89"/>
      <w:bookmarkEnd w:id="90"/>
    </w:p>
    <w:p>
      <w:pPr>
        <w:widowControl/>
        <w:jc w:val="center"/>
        <w:outlineLvl w:val="2"/>
        <w:rPr>
          <w:rFonts w:hint="default" w:ascii="Consolas" w:hAnsi="Consolas" w:cs="Consolas"/>
          <w:b/>
          <w:bCs/>
          <w:color w:val="000000"/>
          <w:kern w:val="0"/>
          <w:sz w:val="24"/>
          <w:szCs w:val="24"/>
          <w:lang w:val="en-US" w:eastAsia="zh-CN" w:bidi="ar"/>
        </w:rPr>
      </w:pPr>
      <w:bookmarkStart w:id="91" w:name="_Toc3015"/>
      <w:bookmarkStart w:id="92" w:name="_Toc11355"/>
      <w:r>
        <w:rPr>
          <w:rFonts w:hint="default" w:ascii="Consolas" w:hAnsi="Consolas" w:cs="Consolas"/>
          <w:b/>
          <w:bCs/>
          <w:color w:val="000000"/>
          <w:kern w:val="0"/>
          <w:sz w:val="24"/>
          <w:szCs w:val="24"/>
          <w:lang w:val="en-US" w:eastAsia="zh-CN" w:bidi="ar"/>
        </w:rPr>
        <w:t>Fig4.12 game end of victory</w:t>
      </w:r>
      <w:bookmarkEnd w:id="91"/>
      <w:bookmarkEnd w:id="92"/>
    </w:p>
    <w:p>
      <w:pPr>
        <w:widowControl/>
        <w:jc w:val="center"/>
        <w:outlineLvl w:val="2"/>
        <w:rPr>
          <w:rFonts w:hint="default" w:ascii="Consolas" w:hAnsi="Consolas" w:cs="Consolas"/>
          <w:b/>
          <w:bCs/>
          <w:color w:val="000000"/>
          <w:kern w:val="0"/>
          <w:sz w:val="24"/>
          <w:szCs w:val="24"/>
          <w:lang w:val="en-US" w:eastAsia="zh-CN" w:bidi="ar"/>
        </w:rPr>
      </w:pPr>
    </w:p>
    <w:p>
      <w:pPr>
        <w:widowControl/>
        <w:jc w:val="center"/>
        <w:outlineLvl w:val="2"/>
        <w:rPr>
          <w:rFonts w:hint="default" w:ascii="Consolas" w:hAnsi="Consolas" w:cs="Consolas"/>
          <w:b/>
          <w:bCs/>
          <w:color w:val="000000"/>
          <w:kern w:val="0"/>
          <w:sz w:val="24"/>
          <w:szCs w:val="24"/>
          <w:lang w:val="en-US" w:eastAsia="zh-CN" w:bidi="ar"/>
        </w:rPr>
      </w:pPr>
      <w:bookmarkStart w:id="93" w:name="_Toc29674"/>
      <w:bookmarkStart w:id="94" w:name="_Toc12032"/>
      <w:r>
        <w:rPr>
          <w:rFonts w:hint="default" w:ascii="Consolas" w:hAnsi="Consolas" w:cs="Consolas"/>
          <w:sz w:val="24"/>
          <w:szCs w:val="24"/>
        </w:rPr>
        <w:drawing>
          <wp:inline distT="0" distB="0" distL="114300" distR="114300">
            <wp:extent cx="5271135" cy="3148965"/>
            <wp:effectExtent l="0" t="0" r="12065" b="635"/>
            <wp:docPr id="1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pic:cNvPicPr>
                      <a:picLocks noChangeAspect="1"/>
                    </pic:cNvPicPr>
                  </pic:nvPicPr>
                  <pic:blipFill>
                    <a:blip r:embed="rId21"/>
                    <a:stretch>
                      <a:fillRect/>
                    </a:stretch>
                  </pic:blipFill>
                  <pic:spPr>
                    <a:xfrm>
                      <a:off x="0" y="0"/>
                      <a:ext cx="5271135" cy="3148965"/>
                    </a:xfrm>
                    <a:prstGeom prst="rect">
                      <a:avLst/>
                    </a:prstGeom>
                    <a:noFill/>
                    <a:ln>
                      <a:noFill/>
                    </a:ln>
                  </pic:spPr>
                </pic:pic>
              </a:graphicData>
            </a:graphic>
          </wp:inline>
        </w:drawing>
      </w:r>
      <w:bookmarkEnd w:id="93"/>
      <w:bookmarkEnd w:id="94"/>
    </w:p>
    <w:p>
      <w:pPr>
        <w:widowControl/>
        <w:jc w:val="center"/>
        <w:outlineLvl w:val="2"/>
        <w:rPr>
          <w:rFonts w:hint="default" w:ascii="Consolas" w:hAnsi="Consolas" w:cs="Consolas"/>
          <w:b/>
          <w:bCs/>
          <w:color w:val="000000"/>
          <w:kern w:val="0"/>
          <w:sz w:val="24"/>
          <w:szCs w:val="24"/>
          <w:lang w:val="en-US" w:eastAsia="zh-CN" w:bidi="ar"/>
        </w:rPr>
      </w:pPr>
      <w:bookmarkStart w:id="95" w:name="_Toc30712"/>
      <w:bookmarkStart w:id="96" w:name="_Toc9672"/>
      <w:r>
        <w:rPr>
          <w:rFonts w:hint="default" w:ascii="Consolas" w:hAnsi="Consolas" w:cs="Consolas"/>
          <w:b/>
          <w:bCs/>
          <w:color w:val="000000"/>
          <w:kern w:val="0"/>
          <w:sz w:val="24"/>
          <w:szCs w:val="24"/>
          <w:lang w:val="en-US" w:eastAsia="zh-CN" w:bidi="ar"/>
        </w:rPr>
        <w:t>Fig4.13 game end of failure</w:t>
      </w:r>
      <w:bookmarkEnd w:id="95"/>
      <w:bookmarkEnd w:id="96"/>
    </w:p>
    <w:p>
      <w:pPr>
        <w:widowControl/>
        <w:jc w:val="center"/>
        <w:outlineLvl w:val="2"/>
        <w:rPr>
          <w:rFonts w:hint="default" w:ascii="Consolas" w:hAnsi="Consolas" w:cs="Consolas"/>
          <w:b/>
          <w:bCs/>
          <w:color w:val="000000"/>
          <w:kern w:val="0"/>
          <w:sz w:val="24"/>
          <w:szCs w:val="24"/>
          <w:lang w:val="en-US" w:eastAsia="zh-CN" w:bidi="ar"/>
        </w:rPr>
      </w:pPr>
    </w:p>
    <w:p>
      <w:pPr>
        <w:widowControl/>
        <w:spacing w:line="276" w:lineRule="auto"/>
        <w:jc w:val="left"/>
        <w:rPr>
          <w:rFonts w:hint="default" w:ascii="Consolas" w:hAnsi="Consolas" w:eastAsia="Arial" w:cs="Consolas"/>
          <w:kern w:val="0"/>
          <w:sz w:val="24"/>
          <w:szCs w:val="24"/>
          <w:lang w:val="en-US" w:eastAsia="zh-CN"/>
        </w:rPr>
      </w:pPr>
      <w:r>
        <w:rPr>
          <w:rFonts w:hint="default" w:ascii="Consolas" w:hAnsi="Consolas" w:eastAsia="Arial" w:cs="Consolas"/>
          <w:kern w:val="0"/>
          <w:sz w:val="24"/>
          <w:szCs w:val="24"/>
          <w:lang w:val="en-US" w:eastAsia="zh-CN"/>
        </w:rPr>
        <w:t>The scree will show some statistical data about this game, such as number of enemies killed by the player. It will not take up too long time.Then, the game will jump to main menu screen.</w:t>
      </w:r>
    </w:p>
    <w:p>
      <w:pPr>
        <w:widowControl/>
        <w:spacing w:line="276" w:lineRule="auto"/>
        <w:jc w:val="left"/>
        <w:rPr>
          <w:rFonts w:hint="default" w:ascii="Consolas" w:hAnsi="Consolas" w:eastAsia="Arial" w:cs="Consolas"/>
          <w:kern w:val="0"/>
          <w:sz w:val="24"/>
          <w:szCs w:val="24"/>
          <w:lang w:val="en-US" w:eastAsia="zh-CN"/>
        </w:rPr>
      </w:pPr>
    </w:p>
    <w:p>
      <w:pPr>
        <w:pStyle w:val="3"/>
        <w:bidi w:val="0"/>
      </w:pPr>
      <w:bookmarkStart w:id="97" w:name="_Toc12216"/>
      <w:r>
        <w:rPr>
          <w:rFonts w:hint="eastAsia"/>
          <w:lang w:val="en-US" w:eastAsia="zh-CN"/>
        </w:rPr>
        <w:t>2</w:t>
      </w:r>
      <w:r>
        <w:t>.</w:t>
      </w:r>
      <w:r>
        <w:rPr>
          <w:rFonts w:hint="eastAsia"/>
          <w:lang w:val="en-US" w:eastAsia="zh-CN"/>
        </w:rPr>
        <w:t>4</w:t>
      </w:r>
      <w:r>
        <w:t>. Replaying and Saving</w:t>
      </w:r>
      <w:bookmarkEnd w:id="97"/>
    </w:p>
    <w:p>
      <w:pPr>
        <w:widowControl/>
        <w:jc w:val="left"/>
        <w:outlineLvl w:val="2"/>
        <w:rPr>
          <w:rFonts w:hint="default" w:ascii="Consolas" w:hAnsi="Consolas" w:eastAsia="TimesNewRomanPS-BoldMT" w:cs="Consolas"/>
          <w:b/>
          <w:bCs/>
          <w:color w:val="000000"/>
          <w:kern w:val="0"/>
          <w:sz w:val="24"/>
          <w:szCs w:val="24"/>
          <w:lang w:bidi="ar"/>
        </w:rPr>
      </w:pPr>
    </w:p>
    <w:p>
      <w:pPr>
        <w:widowControl/>
        <w:jc w:val="left"/>
        <w:outlineLvl w:val="2"/>
        <w:rPr>
          <w:rFonts w:hint="default" w:ascii="Consolas" w:hAnsi="Consolas" w:eastAsia="Arial" w:cs="Consolas"/>
          <w:kern w:val="0"/>
          <w:sz w:val="24"/>
          <w:szCs w:val="24"/>
          <w:lang w:val="en-US" w:eastAsia="zh-CN"/>
        </w:rPr>
      </w:pPr>
      <w:bookmarkStart w:id="98" w:name="_Toc22443"/>
      <w:bookmarkStart w:id="99" w:name="_Toc18367"/>
      <w:r>
        <w:rPr>
          <w:rFonts w:hint="default" w:ascii="Consolas" w:hAnsi="Consolas" w:eastAsia="Arial" w:cs="Consolas"/>
          <w:kern w:val="0"/>
          <w:sz w:val="24"/>
          <w:szCs w:val="24"/>
          <w:lang w:val="en-US" w:eastAsia="zh-CN"/>
        </w:rPr>
        <w:t>The player can save the game at any time. The game save will save the information of all characters, contains the player,bullets, enemies, and buildings. If the player continue game from a game save, the program will load all from the save file.</w:t>
      </w:r>
      <w:bookmarkEnd w:id="98"/>
      <w:bookmarkEnd w:id="99"/>
    </w:p>
    <w:p>
      <w:pPr>
        <w:widowControl/>
        <w:spacing w:line="276" w:lineRule="auto"/>
        <w:jc w:val="left"/>
        <w:rPr>
          <w:rFonts w:hint="default" w:ascii="Consolas" w:hAnsi="Consolas" w:eastAsia="Arial" w:cs="Consolas"/>
          <w:kern w:val="0"/>
          <w:sz w:val="24"/>
          <w:szCs w:val="24"/>
          <w:lang w:val="en-US" w:eastAsia="zh-CN"/>
        </w:rPr>
      </w:pPr>
      <w:r>
        <w:rPr>
          <w:rFonts w:hint="default" w:ascii="Consolas" w:hAnsi="Consolas" w:eastAsia="Arial" w:cs="Consolas"/>
          <w:kern w:val="0"/>
          <w:sz w:val="24"/>
          <w:szCs w:val="24"/>
          <w:lang w:val="en-US" w:eastAsia="zh-CN"/>
        </w:rPr>
        <w:t>The game archive file format is json. The file contains the location and status of all nodes in the scene.</w:t>
      </w:r>
    </w:p>
    <w:p>
      <w:pPr>
        <w:widowControl/>
        <w:spacing w:line="276" w:lineRule="auto"/>
        <w:jc w:val="left"/>
        <w:rPr>
          <w:rFonts w:hint="default" w:ascii="Consolas" w:hAnsi="Consolas" w:eastAsia="Arial" w:cs="Consolas"/>
          <w:kern w:val="0"/>
          <w:sz w:val="24"/>
          <w:szCs w:val="24"/>
          <w:lang w:val="en-US" w:eastAsia="zh-CN"/>
        </w:rPr>
      </w:pPr>
      <w:r>
        <w:rPr>
          <w:rFonts w:hint="default" w:ascii="Consolas" w:hAnsi="Consolas" w:eastAsia="Arial" w:cs="Consolas"/>
          <w:kern w:val="0"/>
          <w:sz w:val="24"/>
          <w:szCs w:val="24"/>
          <w:lang w:val="en-US" w:eastAsia="zh-CN"/>
        </w:rPr>
        <w:t>In addition, player changes to the game's Settings are saved in the same folder. The file format is ini. The user's folder location is %AppData%\Roaming\Godot\app_userdata\seek to survive.</w:t>
      </w:r>
    </w:p>
    <w:p>
      <w:pPr>
        <w:pStyle w:val="2"/>
        <w:numPr>
          <w:ilvl w:val="0"/>
          <w:numId w:val="4"/>
        </w:numPr>
        <w:bidi w:val="0"/>
        <w:ind w:left="0" w:leftChars="0" w:firstLine="0" w:firstLineChars="0"/>
        <w:rPr>
          <w:lang w:val="en-US" w:eastAsia="zh-CN"/>
        </w:rPr>
      </w:pPr>
      <w:bookmarkStart w:id="100" w:name="_Toc7188"/>
      <w:r>
        <w:rPr>
          <w:lang w:val="en-US" w:eastAsia="zh-CN"/>
        </w:rPr>
        <w:t>Story, Setting and Character</w:t>
      </w:r>
      <w:bookmarkEnd w:id="100"/>
      <w:r>
        <w:rPr>
          <w:lang w:val="en-US" w:eastAsia="zh-CN"/>
        </w:rPr>
        <w:t xml:space="preserve"> </w:t>
      </w:r>
    </w:p>
    <w:p>
      <w:pPr>
        <w:pStyle w:val="3"/>
        <w:bidi w:val="0"/>
        <w:rPr>
          <w:rFonts w:hint="default"/>
          <w:lang w:val="en-US" w:eastAsia="zh-CN"/>
        </w:rPr>
      </w:pPr>
      <w:bookmarkStart w:id="101" w:name="_Toc20483"/>
      <w:r>
        <w:rPr>
          <w:rFonts w:hint="eastAsia"/>
          <w:lang w:val="en-US" w:eastAsia="zh-CN"/>
        </w:rPr>
        <w:t>3.1  Story</w:t>
      </w:r>
      <w:bookmarkEnd w:id="101"/>
    </w:p>
    <w:p>
      <w:pPr>
        <w:widowControl/>
        <w:numPr>
          <w:ilvl w:val="0"/>
          <w:numId w:val="0"/>
        </w:numPr>
        <w:jc w:val="left"/>
        <w:outlineLvl w:val="2"/>
        <w:rPr>
          <w:rFonts w:hint="default" w:ascii="Consolas" w:hAnsi="Consolas" w:eastAsia="TimesNewRomanPS-BoldMT" w:cs="Consolas"/>
          <w:b/>
          <w:bCs/>
          <w:color w:val="000000"/>
          <w:kern w:val="0"/>
          <w:sz w:val="24"/>
          <w:szCs w:val="24"/>
          <w:lang w:val="en-US" w:eastAsia="zh-CN" w:bidi="ar"/>
        </w:rPr>
      </w:pPr>
      <w:bookmarkStart w:id="102" w:name="_Toc14202"/>
      <w:bookmarkStart w:id="103" w:name="_Toc20194"/>
      <w:r>
        <w:rPr>
          <w:rFonts w:hint="default" w:ascii="Consolas" w:hAnsi="Consolas" w:eastAsia="Arial" w:cs="Consolas"/>
          <w:kern w:val="0"/>
          <w:sz w:val="24"/>
          <w:szCs w:val="24"/>
          <w:lang w:val="en-US" w:eastAsia="zh-CN"/>
        </w:rPr>
        <w:t>The meteorite that falls from the sky brings a kind of unknown mutated creature, and the humans have to retreat to the underground tunnels. The player's base is the underground part of a subway station, and the player must hold their ground against the attack of mutated creatures.</w:t>
      </w:r>
      <w:bookmarkEnd w:id="102"/>
      <w:bookmarkEnd w:id="103"/>
    </w:p>
    <w:p>
      <w:pPr>
        <w:widowControl/>
        <w:jc w:val="left"/>
        <w:rPr>
          <w:rFonts w:hint="default" w:ascii="Consolas" w:hAnsi="Consolas" w:cs="Consolas"/>
          <w:color w:val="000000"/>
          <w:kern w:val="0"/>
          <w:sz w:val="24"/>
          <w:szCs w:val="24"/>
          <w:lang w:bidi="ar"/>
        </w:rPr>
      </w:pPr>
    </w:p>
    <w:p>
      <w:pPr>
        <w:pStyle w:val="3"/>
        <w:bidi w:val="0"/>
        <w:rPr>
          <w:rFonts w:hint="eastAsia"/>
          <w:lang w:val="en-US" w:eastAsia="zh-CN"/>
        </w:rPr>
      </w:pPr>
      <w:bookmarkStart w:id="104" w:name="_Toc14838"/>
      <w:r>
        <w:rPr>
          <w:rFonts w:hint="eastAsia"/>
          <w:lang w:val="en-US" w:eastAsia="zh-CN"/>
        </w:rPr>
        <w:t>3.2 Character and Animation</w:t>
      </w:r>
      <w:bookmarkEnd w:id="104"/>
    </w:p>
    <w:p>
      <w:pPr>
        <w:pStyle w:val="5"/>
        <w:bidi w:val="0"/>
        <w:rPr>
          <w:rFonts w:hint="eastAsia"/>
          <w:lang w:val="en-US" w:eastAsia="zh-CN"/>
        </w:rPr>
      </w:pPr>
      <w:r>
        <w:rPr>
          <w:rFonts w:hint="eastAsia"/>
          <w:lang w:val="en-US" w:eastAsia="zh-CN"/>
        </w:rPr>
        <w:t>3.2.1 Player</w:t>
      </w:r>
    </w:p>
    <w:p>
      <w:pPr>
        <w:jc w:val="center"/>
        <w:rPr>
          <w:rFonts w:hint="default" w:ascii="Consolas" w:hAnsi="Consolas" w:cs="Consolas"/>
          <w:sz w:val="24"/>
          <w:szCs w:val="24"/>
          <w:lang w:val="en-US" w:eastAsia="zh-CN"/>
        </w:rPr>
      </w:pPr>
      <w:r>
        <w:rPr>
          <w:rFonts w:hint="default" w:ascii="Consolas" w:hAnsi="Consolas" w:cs="Consolas"/>
          <w:sz w:val="24"/>
          <w:szCs w:val="24"/>
          <w:lang w:val="en-US" w:eastAsia="zh-CN"/>
        </w:rPr>
        <w:drawing>
          <wp:inline distT="0" distB="0" distL="114300" distR="114300">
            <wp:extent cx="2438400" cy="2533650"/>
            <wp:effectExtent l="0" t="0" r="0" b="6350"/>
            <wp:docPr id="20" name="图片 20" descr="player-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player-collection"/>
                    <pic:cNvPicPr>
                      <a:picLocks noChangeAspect="1"/>
                    </pic:cNvPicPr>
                  </pic:nvPicPr>
                  <pic:blipFill>
                    <a:blip r:embed="rId22"/>
                    <a:stretch>
                      <a:fillRect/>
                    </a:stretch>
                  </pic:blipFill>
                  <pic:spPr>
                    <a:xfrm>
                      <a:off x="0" y="0"/>
                      <a:ext cx="2438400" cy="2533650"/>
                    </a:xfrm>
                    <a:prstGeom prst="rect">
                      <a:avLst/>
                    </a:prstGeom>
                  </pic:spPr>
                </pic:pic>
              </a:graphicData>
            </a:graphic>
          </wp:inline>
        </w:drawing>
      </w:r>
    </w:p>
    <w:p>
      <w:pPr>
        <w:jc w:val="center"/>
        <w:rPr>
          <w:rFonts w:hint="default" w:ascii="Consolas" w:hAnsi="Consolas" w:cs="Consolas"/>
          <w:sz w:val="24"/>
          <w:szCs w:val="24"/>
          <w:lang w:val="en-US" w:eastAsia="zh-CN"/>
        </w:rPr>
      </w:pPr>
      <w:r>
        <w:rPr>
          <w:rFonts w:hint="default" w:ascii="Consolas" w:hAnsi="Consolas" w:cs="Consolas"/>
          <w:sz w:val="24"/>
          <w:szCs w:val="24"/>
          <w:lang w:val="en-US" w:eastAsia="zh-CN"/>
        </w:rPr>
        <w:t>Fig3.2.1 player</w:t>
      </w:r>
    </w:p>
    <w:p>
      <w:pPr>
        <w:jc w:val="left"/>
        <w:rPr>
          <w:rFonts w:hint="default" w:ascii="Consolas" w:hAnsi="Consolas" w:cs="Consolas"/>
          <w:sz w:val="24"/>
          <w:szCs w:val="24"/>
          <w:lang w:val="en-US" w:eastAsia="zh-CN"/>
        </w:rPr>
      </w:pPr>
      <w:r>
        <w:rPr>
          <w:rFonts w:hint="default" w:ascii="Consolas" w:hAnsi="Consolas" w:cs="Consolas"/>
          <w:sz w:val="24"/>
          <w:szCs w:val="24"/>
          <w:lang w:val="en-US" w:eastAsia="zh-CN"/>
        </w:rPr>
        <w:t>This is the player's animation sequence frame, including standby, running, shooting, etc.</w:t>
      </w:r>
    </w:p>
    <w:p>
      <w:pPr>
        <w:pStyle w:val="5"/>
        <w:bidi w:val="0"/>
        <w:rPr>
          <w:rFonts w:hint="eastAsia"/>
          <w:lang w:val="en-US" w:eastAsia="zh-CN"/>
        </w:rPr>
      </w:pPr>
      <w:r>
        <w:rPr>
          <w:rFonts w:hint="eastAsia"/>
          <w:lang w:val="en-US" w:eastAsia="zh-CN"/>
        </w:rPr>
        <w:t>3.2.2 Enemy</w:t>
      </w:r>
    </w:p>
    <w:p>
      <w:pPr>
        <w:jc w:val="center"/>
        <w:rPr>
          <w:rFonts w:hint="default" w:ascii="Consolas" w:hAnsi="Consolas" w:cs="Consolas"/>
          <w:sz w:val="24"/>
          <w:szCs w:val="24"/>
          <w:lang w:val="en-US" w:eastAsia="zh-CN"/>
        </w:rPr>
      </w:pPr>
      <w:r>
        <w:rPr>
          <w:rFonts w:hint="default" w:ascii="Consolas" w:hAnsi="Consolas" w:cs="Consolas"/>
          <w:sz w:val="24"/>
          <w:szCs w:val="24"/>
          <w:lang w:val="en-US" w:eastAsia="zh-CN"/>
        </w:rPr>
        <w:drawing>
          <wp:inline distT="0" distB="0" distL="114300" distR="114300">
            <wp:extent cx="2438400" cy="1524000"/>
            <wp:effectExtent l="0" t="0" r="0" b="0"/>
            <wp:docPr id="25" name="图片 25" descr="troll_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troll_sheet"/>
                    <pic:cNvPicPr>
                      <a:picLocks noChangeAspect="1"/>
                    </pic:cNvPicPr>
                  </pic:nvPicPr>
                  <pic:blipFill>
                    <a:blip r:embed="rId23"/>
                    <a:stretch>
                      <a:fillRect/>
                    </a:stretch>
                  </pic:blipFill>
                  <pic:spPr>
                    <a:xfrm>
                      <a:off x="0" y="0"/>
                      <a:ext cx="2438400" cy="1524000"/>
                    </a:xfrm>
                    <a:prstGeom prst="rect">
                      <a:avLst/>
                    </a:prstGeom>
                  </pic:spPr>
                </pic:pic>
              </a:graphicData>
            </a:graphic>
          </wp:inline>
        </w:drawing>
      </w:r>
    </w:p>
    <w:p>
      <w:pPr>
        <w:jc w:val="center"/>
        <w:rPr>
          <w:rFonts w:hint="default" w:ascii="Consolas" w:hAnsi="Consolas" w:cs="Consolas"/>
          <w:sz w:val="24"/>
          <w:szCs w:val="24"/>
          <w:lang w:val="en-US" w:eastAsia="zh-CN"/>
        </w:rPr>
      </w:pPr>
      <w:r>
        <w:rPr>
          <w:rFonts w:hint="default" w:ascii="Consolas" w:hAnsi="Consolas" w:cs="Consolas"/>
          <w:sz w:val="24"/>
          <w:szCs w:val="24"/>
          <w:lang w:val="en-US" w:eastAsia="zh-CN"/>
        </w:rPr>
        <w:t>Fig3.2.2 attacker</w:t>
      </w:r>
    </w:p>
    <w:p>
      <w:pPr>
        <w:jc w:val="left"/>
        <w:rPr>
          <w:rFonts w:hint="default" w:ascii="Consolas" w:hAnsi="Consolas" w:cs="Consolas"/>
          <w:sz w:val="24"/>
          <w:szCs w:val="24"/>
          <w:lang w:val="en-US" w:eastAsia="zh-CN"/>
        </w:rPr>
      </w:pPr>
      <w:r>
        <w:rPr>
          <w:rFonts w:hint="default" w:ascii="Consolas" w:hAnsi="Consolas" w:cs="Consolas"/>
          <w:sz w:val="24"/>
          <w:szCs w:val="24"/>
          <w:lang w:val="en-US" w:eastAsia="zh-CN"/>
        </w:rPr>
        <w:t>This is the animated sequence frame of the enemy, including standby, running, death, etc.</w:t>
      </w:r>
    </w:p>
    <w:p>
      <w:pPr>
        <w:pStyle w:val="5"/>
        <w:bidi w:val="0"/>
        <w:rPr>
          <w:rFonts w:hint="eastAsia"/>
          <w:lang w:val="en-US" w:eastAsia="zh-CN"/>
        </w:rPr>
      </w:pPr>
      <w:r>
        <w:rPr>
          <w:rFonts w:hint="eastAsia"/>
          <w:lang w:val="en-US" w:eastAsia="zh-CN"/>
        </w:rPr>
        <w:t>3.2.3 Nest</w:t>
      </w:r>
    </w:p>
    <w:p>
      <w:pPr>
        <w:jc w:val="left"/>
        <w:rPr>
          <w:rFonts w:hint="default" w:ascii="Consolas" w:hAnsi="Consolas" w:cs="Consolas"/>
          <w:sz w:val="24"/>
          <w:szCs w:val="24"/>
          <w:lang w:val="en-US" w:eastAsia="zh-CN"/>
        </w:rPr>
      </w:pPr>
      <w:r>
        <w:rPr>
          <w:rFonts w:hint="default" w:ascii="Consolas" w:hAnsi="Consolas" w:cs="Consolas"/>
          <w:sz w:val="24"/>
          <w:szCs w:val="24"/>
          <w:lang w:val="en-US" w:eastAsia="zh-CN"/>
        </w:rPr>
        <w:drawing>
          <wp:inline distT="0" distB="0" distL="114300" distR="114300">
            <wp:extent cx="5276215" cy="1119505"/>
            <wp:effectExtent l="0" t="0" r="6985" b="0"/>
            <wp:docPr id="27" name="图片 27" descr="nest0_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nest0_sheet"/>
                    <pic:cNvPicPr>
                      <a:picLocks noChangeAspect="1"/>
                    </pic:cNvPicPr>
                  </pic:nvPicPr>
                  <pic:blipFill>
                    <a:blip r:embed="rId24"/>
                    <a:srcRect l="50506" t="6638"/>
                    <a:stretch>
                      <a:fillRect/>
                    </a:stretch>
                  </pic:blipFill>
                  <pic:spPr>
                    <a:xfrm>
                      <a:off x="0" y="0"/>
                      <a:ext cx="5276215" cy="1119505"/>
                    </a:xfrm>
                    <a:prstGeom prst="rect">
                      <a:avLst/>
                    </a:prstGeom>
                  </pic:spPr>
                </pic:pic>
              </a:graphicData>
            </a:graphic>
          </wp:inline>
        </w:drawing>
      </w:r>
      <w:r>
        <w:rPr>
          <w:rFonts w:hint="default" w:ascii="Consolas" w:hAnsi="Consolas" w:cs="Consolas"/>
          <w:sz w:val="24"/>
          <w:szCs w:val="24"/>
          <w:lang w:val="en-US" w:eastAsia="zh-CN"/>
        </w:rPr>
        <w:drawing>
          <wp:inline distT="0" distB="0" distL="114300" distR="114300">
            <wp:extent cx="5427980" cy="1301750"/>
            <wp:effectExtent l="0" t="0" r="7620" b="5715"/>
            <wp:docPr id="26" name="图片 26" descr="nest0_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nest0_sheet"/>
                    <pic:cNvPicPr>
                      <a:picLocks noChangeAspect="1"/>
                    </pic:cNvPicPr>
                  </pic:nvPicPr>
                  <pic:blipFill>
                    <a:blip r:embed="rId24"/>
                    <a:srcRect t="-7173" r="49735"/>
                    <a:stretch>
                      <a:fillRect/>
                    </a:stretch>
                  </pic:blipFill>
                  <pic:spPr>
                    <a:xfrm>
                      <a:off x="0" y="0"/>
                      <a:ext cx="5427980" cy="1301750"/>
                    </a:xfrm>
                    <a:prstGeom prst="rect">
                      <a:avLst/>
                    </a:prstGeom>
                  </pic:spPr>
                </pic:pic>
              </a:graphicData>
            </a:graphic>
          </wp:inline>
        </w:drawing>
      </w:r>
    </w:p>
    <w:p>
      <w:pPr>
        <w:jc w:val="center"/>
        <w:rPr>
          <w:rFonts w:hint="default" w:ascii="Consolas" w:hAnsi="Consolas" w:cs="Consolas"/>
          <w:sz w:val="24"/>
          <w:szCs w:val="24"/>
          <w:lang w:val="en-US" w:eastAsia="zh-CN"/>
        </w:rPr>
      </w:pPr>
      <w:r>
        <w:rPr>
          <w:rFonts w:hint="default" w:ascii="Consolas" w:hAnsi="Consolas" w:cs="Consolas"/>
          <w:sz w:val="24"/>
          <w:szCs w:val="24"/>
          <w:lang w:val="en-US" w:eastAsia="zh-CN"/>
        </w:rPr>
        <w:t>Fig3.2.3 nest</w:t>
      </w:r>
    </w:p>
    <w:p>
      <w:pPr>
        <w:jc w:val="left"/>
        <w:rPr>
          <w:rFonts w:hint="default" w:ascii="Consolas" w:hAnsi="Consolas" w:cs="Consolas"/>
          <w:sz w:val="24"/>
          <w:szCs w:val="24"/>
          <w:lang w:val="en-US" w:eastAsia="zh-CN"/>
        </w:rPr>
      </w:pPr>
      <w:r>
        <w:rPr>
          <w:rFonts w:hint="default" w:ascii="Consolas" w:hAnsi="Consolas" w:cs="Consolas"/>
          <w:sz w:val="24"/>
          <w:szCs w:val="24"/>
          <w:lang w:val="en-US" w:eastAsia="zh-CN"/>
        </w:rPr>
        <w:t>This is the animated sequence frame of the enemy, including standby, running, death, etc.\</w:t>
      </w:r>
    </w:p>
    <w:p>
      <w:pPr>
        <w:pStyle w:val="5"/>
        <w:bidi w:val="0"/>
        <w:rPr>
          <w:rFonts w:hint="eastAsia"/>
          <w:lang w:val="en-US" w:eastAsia="zh-CN"/>
        </w:rPr>
      </w:pPr>
      <w:r>
        <w:rPr>
          <w:rFonts w:hint="eastAsia"/>
          <w:lang w:val="en-US" w:eastAsia="zh-CN"/>
        </w:rPr>
        <w:t>3.2.4 Transition animation</w:t>
      </w:r>
    </w:p>
    <w:p>
      <w:pPr>
        <w:jc w:val="left"/>
        <w:rPr>
          <w:rFonts w:hint="default" w:ascii="Consolas" w:hAnsi="Consolas" w:cs="Consolas"/>
          <w:sz w:val="24"/>
          <w:szCs w:val="24"/>
          <w:lang w:val="en-US" w:eastAsia="zh-CN"/>
        </w:rPr>
      </w:pPr>
      <w:r>
        <w:rPr>
          <w:rFonts w:hint="default" w:ascii="Consolas" w:hAnsi="Consolas" w:cs="Consolas"/>
          <w:sz w:val="24"/>
          <w:szCs w:val="24"/>
          <w:lang w:val="en-US" w:eastAsia="zh-CN"/>
        </w:rPr>
        <w:t>The game will have a fade in and fade out effect when switching scenes</w:t>
      </w:r>
    </w:p>
    <w:p>
      <w:pPr>
        <w:pStyle w:val="5"/>
        <w:bidi w:val="0"/>
        <w:rPr>
          <w:rFonts w:hint="eastAsia"/>
          <w:lang w:val="en-US" w:eastAsia="zh-CN"/>
        </w:rPr>
      </w:pPr>
      <w:r>
        <w:rPr>
          <w:rFonts w:hint="eastAsia"/>
          <w:lang w:val="en-US" w:eastAsia="zh-CN"/>
        </w:rPr>
        <w:t>3.2.5 Title animation</w:t>
      </w:r>
    </w:p>
    <w:p>
      <w:pPr>
        <w:bidi w:val="0"/>
        <w:rPr>
          <w:rFonts w:hint="default" w:ascii="Consolas" w:hAnsi="Consolas" w:cs="Consolas"/>
          <w:sz w:val="24"/>
          <w:szCs w:val="24"/>
          <w:lang w:val="en-US" w:eastAsia="zh-CN"/>
        </w:rPr>
      </w:pPr>
      <w:r>
        <w:rPr>
          <w:rFonts w:hint="default" w:ascii="Consolas" w:hAnsi="Consolas" w:cs="Consolas"/>
          <w:sz w:val="24"/>
          <w:szCs w:val="24"/>
          <w:lang w:val="en-US" w:eastAsia="zh-CN"/>
        </w:rPr>
        <w:t>On the title screen, the game title and buttons are animated with movement.</w:t>
      </w:r>
    </w:p>
    <w:p>
      <w:pPr>
        <w:pStyle w:val="5"/>
        <w:bidi w:val="0"/>
        <w:rPr>
          <w:rFonts w:hint="eastAsia"/>
          <w:lang w:val="en-US" w:eastAsia="zh-CN"/>
        </w:rPr>
      </w:pPr>
      <w:r>
        <w:rPr>
          <w:rFonts w:hint="eastAsia"/>
          <w:lang w:val="en-US" w:eastAsia="zh-CN"/>
        </w:rPr>
        <w:t>3.2.6 Background movement</w:t>
      </w:r>
    </w:p>
    <w:p>
      <w:pPr>
        <w:bidi w:val="0"/>
        <w:rPr>
          <w:rFonts w:hint="default" w:ascii="Consolas" w:hAnsi="Consolas" w:cs="Consolas"/>
          <w:sz w:val="24"/>
          <w:szCs w:val="24"/>
        </w:rPr>
      </w:pPr>
      <w:r>
        <w:rPr>
          <w:rFonts w:hint="default" w:ascii="Consolas" w:hAnsi="Consolas" w:cs="Consolas"/>
          <w:sz w:val="24"/>
          <w:szCs w:val="24"/>
        </w:rPr>
        <w:drawing>
          <wp:inline distT="0" distB="0" distL="114300" distR="114300">
            <wp:extent cx="5268595" cy="1630045"/>
            <wp:effectExtent l="0" t="0" r="1905" b="825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25"/>
                    <a:stretch>
                      <a:fillRect/>
                    </a:stretch>
                  </pic:blipFill>
                  <pic:spPr>
                    <a:xfrm>
                      <a:off x="0" y="0"/>
                      <a:ext cx="5268595" cy="1630045"/>
                    </a:xfrm>
                    <a:prstGeom prst="rect">
                      <a:avLst/>
                    </a:prstGeom>
                    <a:noFill/>
                    <a:ln>
                      <a:noFill/>
                    </a:ln>
                  </pic:spPr>
                </pic:pic>
              </a:graphicData>
            </a:graphic>
          </wp:inline>
        </w:drawing>
      </w:r>
    </w:p>
    <w:p>
      <w:pPr>
        <w:bidi w:val="0"/>
        <w:jc w:val="center"/>
        <w:rPr>
          <w:rFonts w:hint="default" w:ascii="Consolas" w:hAnsi="Consolas" w:eastAsia="宋体" w:cs="Consolas"/>
          <w:sz w:val="24"/>
          <w:szCs w:val="24"/>
          <w:lang w:val="en-US" w:eastAsia="zh-CN"/>
        </w:rPr>
      </w:pPr>
      <w:r>
        <w:rPr>
          <w:rFonts w:hint="default" w:ascii="Consolas" w:hAnsi="Consolas" w:cs="Consolas"/>
          <w:sz w:val="24"/>
          <w:szCs w:val="24"/>
          <w:lang w:val="en-US" w:eastAsia="zh-CN"/>
        </w:rPr>
        <w:t>Fig3.2.6.1 background</w:t>
      </w:r>
    </w:p>
    <w:p>
      <w:pPr>
        <w:bidi w:val="0"/>
        <w:rPr>
          <w:rFonts w:hint="default" w:ascii="Consolas" w:hAnsi="Consolas" w:cs="Consolas"/>
          <w:sz w:val="24"/>
          <w:szCs w:val="24"/>
          <w:lang w:val="en-US" w:eastAsia="zh-CN"/>
        </w:rPr>
      </w:pPr>
    </w:p>
    <w:p>
      <w:pPr>
        <w:rPr>
          <w:rFonts w:hint="default" w:ascii="Consolas" w:hAnsi="Consolas" w:cs="Consolas"/>
          <w:sz w:val="24"/>
          <w:szCs w:val="24"/>
          <w:lang w:val="en-US" w:eastAsia="zh-CN"/>
        </w:rPr>
      </w:pPr>
      <w:r>
        <w:rPr>
          <w:rFonts w:hint="default" w:ascii="Consolas" w:hAnsi="Consolas" w:cs="Consolas"/>
          <w:sz w:val="24"/>
          <w:szCs w:val="24"/>
          <w:lang w:val="en-US" w:eastAsia="zh-CN"/>
        </w:rPr>
        <w:t>The background of this game has three layers, made up of sky, mountains and forests. When the player's camera moves, the effect of stereo is simulated by the different relative movement speeds of the three layers. The sky layer moves the slowest, followed by the mountain layer and the forest layer the fastest. But they all move slower than the player's camera moves. And the image is stitched together before the camera moves to the edge of the image to achieve the effect of continuous background.</w:t>
      </w:r>
    </w:p>
    <w:p>
      <w:pPr>
        <w:pStyle w:val="5"/>
        <w:bidi w:val="0"/>
        <w:rPr>
          <w:rFonts w:hint="eastAsia"/>
          <w:lang w:val="en-US" w:eastAsia="zh-CN"/>
        </w:rPr>
      </w:pPr>
      <w:r>
        <w:rPr>
          <w:rFonts w:hint="eastAsia"/>
          <w:lang w:val="en-US" w:eastAsia="zh-CN"/>
        </w:rPr>
        <w:t>3.2.7 Screen shake</w:t>
      </w:r>
    </w:p>
    <w:p>
      <w:pPr>
        <w:bidi w:val="0"/>
        <w:rPr>
          <w:rFonts w:hint="default" w:ascii="Consolas" w:hAnsi="Consolas" w:cs="Consolas"/>
          <w:sz w:val="24"/>
          <w:szCs w:val="24"/>
          <w:lang w:val="en-US" w:eastAsia="zh-CN"/>
        </w:rPr>
      </w:pPr>
      <w:r>
        <w:rPr>
          <w:rFonts w:hint="default" w:ascii="Consolas" w:hAnsi="Consolas" w:cs="Consolas"/>
          <w:sz w:val="24"/>
          <w:szCs w:val="24"/>
          <w:lang w:val="en-US" w:eastAsia="zh-CN"/>
        </w:rPr>
        <w:t>When the player is injured, the game's screen vibrates to enhance the impact.</w:t>
      </w:r>
    </w:p>
    <w:p>
      <w:pPr>
        <w:pStyle w:val="2"/>
        <w:numPr>
          <w:ilvl w:val="0"/>
          <w:numId w:val="0"/>
        </w:numPr>
        <w:bidi w:val="0"/>
        <w:rPr>
          <w:rFonts w:ascii="TimesNewRomanPS-BoldMT" w:hAnsi="TimesNewRomanPS-BoldMT" w:eastAsia="TimesNewRomanPS-BoldMT" w:cs="TimesNewRomanPS-BoldMT"/>
          <w:b/>
          <w:bCs/>
          <w:color w:val="000000"/>
          <w:kern w:val="0"/>
          <w:sz w:val="24"/>
          <w:lang w:val="en-US" w:eastAsia="zh-CN" w:bidi="ar"/>
        </w:rPr>
      </w:pPr>
      <w:bookmarkStart w:id="105" w:name="_Toc23188"/>
      <w:r>
        <w:rPr>
          <w:rFonts w:hint="eastAsia"/>
          <w:lang w:val="en-US" w:eastAsia="zh-CN"/>
        </w:rPr>
        <w:t>4.</w:t>
      </w:r>
      <w:r>
        <w:rPr>
          <w:lang w:val="en-US" w:eastAsia="zh-CN"/>
        </w:rPr>
        <w:t>Interface</w:t>
      </w:r>
      <w:bookmarkEnd w:id="105"/>
      <w:r>
        <w:rPr>
          <w:lang w:val="en-US" w:eastAsia="zh-CN"/>
        </w:rPr>
        <w:t xml:space="preserve"> </w:t>
      </w:r>
    </w:p>
    <w:p>
      <w:pPr>
        <w:pStyle w:val="3"/>
        <w:bidi w:val="0"/>
        <w:rPr>
          <w:rFonts w:hint="default" w:ascii="TimesNewRomanPS-BoldMT" w:hAnsi="TimesNewRomanPS-BoldMT" w:eastAsia="TimesNewRomanPS-BoldMT" w:cs="TimesNewRomanPS-BoldMT"/>
          <w:b/>
          <w:bCs/>
          <w:color w:val="000000"/>
          <w:kern w:val="0"/>
          <w:sz w:val="24"/>
          <w:lang w:val="en-US" w:eastAsia="zh-CN" w:bidi="ar"/>
        </w:rPr>
      </w:pPr>
      <w:bookmarkStart w:id="106" w:name="_Toc18521"/>
      <w:r>
        <w:rPr>
          <w:rFonts w:hint="eastAsia"/>
          <w:lang w:val="en-US" w:eastAsia="zh-CN"/>
        </w:rPr>
        <w:t>4</w:t>
      </w:r>
      <w:r>
        <w:rPr>
          <w:rFonts w:hint="default"/>
          <w:lang w:val="en-US" w:eastAsia="zh-CN"/>
        </w:rPr>
        <w:t>.1. Visual System</w:t>
      </w:r>
      <w:bookmarkEnd w:id="106"/>
      <w:r>
        <w:rPr>
          <w:rFonts w:hint="default"/>
          <w:lang w:val="en-US" w:eastAsia="zh-CN"/>
        </w:rPr>
        <w:t xml:space="preserve"> </w:t>
      </w:r>
    </w:p>
    <w:p>
      <w:pPr>
        <w:pStyle w:val="4"/>
        <w:bidi w:val="0"/>
        <w:rPr>
          <w:rFonts w:hint="eastAsia"/>
          <w:lang w:val="en-US" w:eastAsia="zh-CN"/>
        </w:rPr>
      </w:pPr>
      <w:bookmarkStart w:id="107" w:name="_Toc28832"/>
      <w:r>
        <w:rPr>
          <w:rFonts w:hint="eastAsia"/>
          <w:lang w:val="en-US" w:eastAsia="zh-CN"/>
        </w:rPr>
        <w:t>4</w:t>
      </w:r>
      <w:r>
        <w:rPr>
          <w:rFonts w:hint="default"/>
          <w:lang w:val="en-US" w:eastAsia="zh-CN"/>
        </w:rPr>
        <w:t xml:space="preserve">.1.1. HUD </w:t>
      </w:r>
      <w:r>
        <w:rPr>
          <w:rFonts w:hint="eastAsia"/>
          <w:lang w:val="en-US" w:eastAsia="zh-CN"/>
        </w:rPr>
        <w:t>(H</w:t>
      </w:r>
      <w:r>
        <w:rPr>
          <w:lang w:val="en-US" w:eastAsia="zh-CN"/>
        </w:rPr>
        <w:t>eads up display</w:t>
      </w:r>
      <w:r>
        <w:rPr>
          <w:rFonts w:hint="eastAsia"/>
          <w:lang w:val="en-US" w:eastAsia="zh-CN"/>
        </w:rPr>
        <w:t>)</w:t>
      </w:r>
      <w:bookmarkEnd w:id="107"/>
    </w:p>
    <w:p>
      <w:pPr>
        <w:widowControl/>
        <w:numPr>
          <w:ilvl w:val="0"/>
          <w:numId w:val="0"/>
        </w:numPr>
        <w:jc w:val="center"/>
        <w:outlineLvl w:val="2"/>
        <w:rPr>
          <w:rFonts w:hint="default" w:ascii="Consolas" w:hAnsi="Consolas" w:eastAsia="TimesNewRomanPS-BoldMT" w:cs="Consolas"/>
          <w:b/>
          <w:bCs/>
          <w:color w:val="000000"/>
          <w:kern w:val="0"/>
          <w:sz w:val="24"/>
          <w:szCs w:val="24"/>
          <w:lang w:val="en-US" w:eastAsia="zh-CN" w:bidi="ar"/>
        </w:rPr>
      </w:pPr>
      <w:bookmarkStart w:id="108" w:name="_Toc16821"/>
      <w:r>
        <w:rPr>
          <w:rFonts w:hint="default" w:ascii="Consolas" w:hAnsi="Consolas" w:cs="Consolas"/>
          <w:sz w:val="24"/>
          <w:szCs w:val="24"/>
        </w:rPr>
        <w:drawing>
          <wp:inline distT="0" distB="0" distL="114300" distR="114300">
            <wp:extent cx="5271135" cy="3148965"/>
            <wp:effectExtent l="0" t="0" r="12065" b="635"/>
            <wp:docPr id="1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0"/>
                    <pic:cNvPicPr>
                      <a:picLocks noChangeAspect="1"/>
                    </pic:cNvPicPr>
                  </pic:nvPicPr>
                  <pic:blipFill>
                    <a:blip r:embed="rId26"/>
                    <a:stretch>
                      <a:fillRect/>
                    </a:stretch>
                  </pic:blipFill>
                  <pic:spPr>
                    <a:xfrm>
                      <a:off x="0" y="0"/>
                      <a:ext cx="5271135" cy="3148965"/>
                    </a:xfrm>
                    <a:prstGeom prst="rect">
                      <a:avLst/>
                    </a:prstGeom>
                    <a:noFill/>
                    <a:ln>
                      <a:noFill/>
                    </a:ln>
                  </pic:spPr>
                </pic:pic>
              </a:graphicData>
            </a:graphic>
          </wp:inline>
        </w:drawing>
      </w:r>
      <w:bookmarkEnd w:id="108"/>
    </w:p>
    <w:p>
      <w:pPr>
        <w:widowControl/>
        <w:numPr>
          <w:ilvl w:val="0"/>
          <w:numId w:val="0"/>
        </w:numPr>
        <w:jc w:val="center"/>
        <w:outlineLvl w:val="2"/>
        <w:rPr>
          <w:rFonts w:hint="default" w:ascii="Consolas" w:hAnsi="Consolas" w:eastAsia="TimesNewRomanPS-BoldMT" w:cs="Consolas"/>
          <w:b/>
          <w:bCs/>
          <w:color w:val="000000"/>
          <w:kern w:val="0"/>
          <w:sz w:val="24"/>
          <w:szCs w:val="24"/>
          <w:lang w:val="en-US" w:eastAsia="zh-CN" w:bidi="ar"/>
        </w:rPr>
      </w:pPr>
      <w:bookmarkStart w:id="109" w:name="_Toc9336"/>
      <w:bookmarkStart w:id="110" w:name="_Toc21678"/>
      <w:r>
        <w:rPr>
          <w:rFonts w:hint="default" w:ascii="Consolas" w:hAnsi="Consolas" w:eastAsia="TimesNewRomanPS-BoldMT" w:cs="Consolas"/>
          <w:b/>
          <w:bCs/>
          <w:color w:val="000000"/>
          <w:kern w:val="0"/>
          <w:sz w:val="24"/>
          <w:szCs w:val="24"/>
          <w:lang w:val="en-US" w:eastAsia="zh-CN" w:bidi="ar"/>
        </w:rPr>
        <w:t>Fig 5.1 HUD</w:t>
      </w:r>
      <w:bookmarkEnd w:id="109"/>
      <w:bookmarkEnd w:id="110"/>
    </w:p>
    <w:p>
      <w:pPr>
        <w:widowControl/>
        <w:numPr>
          <w:ilvl w:val="0"/>
          <w:numId w:val="0"/>
        </w:numPr>
        <w:jc w:val="center"/>
        <w:outlineLvl w:val="2"/>
        <w:rPr>
          <w:rFonts w:hint="default" w:ascii="Consolas" w:hAnsi="Consolas" w:eastAsia="TimesNewRomanPS-BoldMT" w:cs="Consolas"/>
          <w:b/>
          <w:bCs/>
          <w:color w:val="000000"/>
          <w:kern w:val="0"/>
          <w:sz w:val="24"/>
          <w:szCs w:val="24"/>
          <w:lang w:val="en-US" w:eastAsia="zh-CN" w:bidi="ar"/>
        </w:rPr>
      </w:pPr>
    </w:p>
    <w:p>
      <w:pPr>
        <w:widowControl/>
        <w:numPr>
          <w:ilvl w:val="0"/>
          <w:numId w:val="0"/>
        </w:numPr>
        <w:jc w:val="left"/>
        <w:outlineLvl w:val="2"/>
        <w:rPr>
          <w:rFonts w:hint="default" w:ascii="Consolas" w:hAnsi="Consolas" w:eastAsia="Arial" w:cs="Consolas"/>
          <w:kern w:val="0"/>
          <w:sz w:val="24"/>
          <w:szCs w:val="24"/>
          <w:lang w:val="en-US" w:eastAsia="zh-CN"/>
        </w:rPr>
      </w:pPr>
      <w:bookmarkStart w:id="111" w:name="_Toc9504"/>
      <w:bookmarkStart w:id="112" w:name="_Toc7500"/>
      <w:r>
        <w:rPr>
          <w:rFonts w:hint="default" w:ascii="Consolas" w:hAnsi="Consolas" w:eastAsia="Arial" w:cs="Consolas"/>
          <w:kern w:val="0"/>
          <w:sz w:val="24"/>
          <w:szCs w:val="24"/>
          <w:lang w:val="en-US" w:eastAsia="zh-CN"/>
        </w:rPr>
        <w:t>There are two long rectangles on the left top to show health points and stamina.</w:t>
      </w:r>
      <w:bookmarkEnd w:id="111"/>
      <w:bookmarkEnd w:id="112"/>
    </w:p>
    <w:p>
      <w:pPr>
        <w:widowControl/>
        <w:numPr>
          <w:ilvl w:val="0"/>
          <w:numId w:val="0"/>
        </w:numPr>
        <w:jc w:val="left"/>
        <w:outlineLvl w:val="2"/>
        <w:rPr>
          <w:rFonts w:hint="default" w:ascii="Consolas" w:hAnsi="Consolas" w:eastAsia="Arial" w:cs="Consolas"/>
          <w:kern w:val="0"/>
          <w:sz w:val="24"/>
          <w:szCs w:val="24"/>
          <w:lang w:val="en-US" w:eastAsia="zh-CN"/>
        </w:rPr>
      </w:pPr>
      <w:bookmarkStart w:id="113" w:name="_Toc8722"/>
      <w:bookmarkStart w:id="114" w:name="_Toc16963"/>
      <w:r>
        <w:rPr>
          <w:rFonts w:hint="default" w:ascii="Consolas" w:hAnsi="Consolas" w:eastAsia="Arial" w:cs="Consolas"/>
          <w:kern w:val="0"/>
          <w:sz w:val="24"/>
          <w:szCs w:val="24"/>
          <w:lang w:val="en-US" w:eastAsia="zh-CN"/>
        </w:rPr>
        <w:t>On the right top, the screen will show the specific number of materials and the button of menu.</w:t>
      </w:r>
      <w:bookmarkEnd w:id="113"/>
      <w:bookmarkEnd w:id="114"/>
    </w:p>
    <w:p>
      <w:pPr>
        <w:widowControl/>
        <w:numPr>
          <w:ilvl w:val="0"/>
          <w:numId w:val="0"/>
        </w:numPr>
        <w:jc w:val="left"/>
        <w:outlineLvl w:val="2"/>
        <w:rPr>
          <w:rFonts w:hint="default" w:ascii="Consolas" w:hAnsi="Consolas" w:eastAsia="TimesNewRomanPS-BoldMT" w:cs="Consolas"/>
          <w:b/>
          <w:bCs/>
          <w:color w:val="000000"/>
          <w:kern w:val="0"/>
          <w:sz w:val="24"/>
          <w:szCs w:val="24"/>
          <w:lang w:val="en-US" w:eastAsia="zh-CN" w:bidi="ar"/>
        </w:rPr>
      </w:pPr>
    </w:p>
    <w:p>
      <w:pPr>
        <w:pStyle w:val="4"/>
        <w:bidi w:val="0"/>
        <w:rPr>
          <w:rFonts w:hint="default"/>
          <w:lang w:val="en-US" w:eastAsia="zh-CN"/>
        </w:rPr>
      </w:pPr>
      <w:bookmarkStart w:id="115" w:name="_Toc3226"/>
      <w:r>
        <w:rPr>
          <w:rFonts w:hint="eastAsia"/>
          <w:lang w:val="en-US" w:eastAsia="zh-CN"/>
        </w:rPr>
        <w:t>4</w:t>
      </w:r>
      <w:r>
        <w:rPr>
          <w:rFonts w:hint="default"/>
          <w:lang w:val="en-US" w:eastAsia="zh-CN"/>
        </w:rPr>
        <w:t>.1.4. Camera</w:t>
      </w:r>
      <w:bookmarkEnd w:id="115"/>
      <w:r>
        <w:rPr>
          <w:rFonts w:hint="default"/>
          <w:lang w:val="en-US" w:eastAsia="zh-CN"/>
        </w:rPr>
        <w:t xml:space="preserve"> </w:t>
      </w:r>
    </w:p>
    <w:p>
      <w:pPr>
        <w:widowControl/>
        <w:numPr>
          <w:ilvl w:val="0"/>
          <w:numId w:val="0"/>
        </w:numPr>
        <w:jc w:val="left"/>
        <w:outlineLvl w:val="2"/>
        <w:rPr>
          <w:rFonts w:hint="default" w:ascii="Consolas" w:hAnsi="Consolas" w:eastAsia="Arial" w:cs="Consolas"/>
          <w:kern w:val="0"/>
          <w:sz w:val="24"/>
          <w:szCs w:val="24"/>
          <w:lang w:val="en-US" w:eastAsia="zh-CN"/>
        </w:rPr>
      </w:pPr>
      <w:bookmarkStart w:id="116" w:name="_Toc11776"/>
      <w:bookmarkStart w:id="117" w:name="_Toc8404"/>
      <w:r>
        <w:rPr>
          <w:rFonts w:hint="default" w:ascii="Consolas" w:hAnsi="Consolas" w:eastAsia="Arial" w:cs="Consolas"/>
          <w:kern w:val="0"/>
          <w:sz w:val="24"/>
          <w:szCs w:val="24"/>
          <w:lang w:val="en-US" w:eastAsia="zh-CN"/>
        </w:rPr>
        <w:t>The camera will focus on the player. And it moves with the player.</w:t>
      </w:r>
      <w:bookmarkEnd w:id="116"/>
      <w:bookmarkEnd w:id="117"/>
    </w:p>
    <w:p>
      <w:pPr>
        <w:widowControl/>
        <w:numPr>
          <w:ilvl w:val="0"/>
          <w:numId w:val="0"/>
        </w:numPr>
        <w:jc w:val="left"/>
        <w:outlineLvl w:val="2"/>
        <w:rPr>
          <w:rFonts w:hint="default" w:ascii="Consolas" w:hAnsi="Consolas" w:eastAsia="Arial" w:cs="Consolas"/>
          <w:kern w:val="0"/>
          <w:sz w:val="24"/>
          <w:szCs w:val="24"/>
          <w:lang w:val="en-US" w:eastAsia="zh-CN"/>
        </w:rPr>
      </w:pPr>
      <w:bookmarkStart w:id="118" w:name="_Toc28055"/>
      <w:r>
        <w:rPr>
          <w:rFonts w:hint="default" w:ascii="Consolas" w:hAnsi="Consolas" w:eastAsia="Arial" w:cs="Consolas"/>
          <w:kern w:val="0"/>
          <w:sz w:val="24"/>
          <w:szCs w:val="24"/>
          <w:lang w:val="en-US" w:eastAsia="zh-CN"/>
        </w:rPr>
        <w:t>At the same time, the camera is restricted from going beyond the map.</w:t>
      </w:r>
      <w:bookmarkEnd w:id="118"/>
    </w:p>
    <w:p>
      <w:pPr>
        <w:widowControl/>
        <w:numPr>
          <w:ilvl w:val="0"/>
          <w:numId w:val="0"/>
        </w:numPr>
        <w:jc w:val="left"/>
        <w:outlineLvl w:val="2"/>
        <w:rPr>
          <w:rFonts w:hint="default" w:ascii="Consolas" w:hAnsi="Consolas" w:eastAsia="TimesNewRomanPS-BoldMT" w:cs="Consolas"/>
          <w:b/>
          <w:bCs/>
          <w:color w:val="000000"/>
          <w:kern w:val="0"/>
          <w:sz w:val="24"/>
          <w:szCs w:val="24"/>
          <w:lang w:val="en-US" w:eastAsia="zh-CN" w:bidi="ar"/>
        </w:rPr>
      </w:pPr>
      <w:r>
        <w:rPr>
          <w:rFonts w:hint="default" w:ascii="Consolas" w:hAnsi="Consolas" w:eastAsia="TimesNewRomanPS-BoldMT" w:cs="Consolas"/>
          <w:b/>
          <w:bCs/>
          <w:color w:val="000000"/>
          <w:kern w:val="0"/>
          <w:sz w:val="24"/>
          <w:szCs w:val="24"/>
          <w:lang w:val="en-US" w:eastAsia="zh-CN" w:bidi="ar"/>
        </w:rPr>
        <w:t xml:space="preserve"> </w:t>
      </w:r>
    </w:p>
    <w:p>
      <w:pPr>
        <w:pStyle w:val="3"/>
        <w:bidi w:val="0"/>
        <w:rPr>
          <w:rFonts w:hint="default"/>
          <w:lang w:val="en-US" w:eastAsia="zh-CN"/>
        </w:rPr>
      </w:pPr>
      <w:bookmarkStart w:id="119" w:name="_Toc358"/>
      <w:r>
        <w:rPr>
          <w:rFonts w:hint="eastAsia"/>
          <w:lang w:val="en-US" w:eastAsia="zh-CN"/>
        </w:rPr>
        <w:t>4</w:t>
      </w:r>
      <w:r>
        <w:rPr>
          <w:rFonts w:hint="default"/>
          <w:lang w:val="en-US" w:eastAsia="zh-CN"/>
        </w:rPr>
        <w:t>.2. Control System</w:t>
      </w:r>
      <w:bookmarkEnd w:id="119"/>
      <w:r>
        <w:rPr>
          <w:rFonts w:hint="default"/>
          <w:lang w:val="en-US" w:eastAsia="zh-CN"/>
        </w:rPr>
        <w:t xml:space="preserve"> </w:t>
      </w:r>
    </w:p>
    <w:p>
      <w:pPr>
        <w:widowControl/>
        <w:numPr>
          <w:ilvl w:val="0"/>
          <w:numId w:val="0"/>
        </w:numPr>
        <w:jc w:val="left"/>
        <w:outlineLvl w:val="2"/>
        <w:rPr>
          <w:rFonts w:hint="default" w:ascii="Consolas" w:hAnsi="Consolas" w:eastAsia="TimesNewRomanPS-BoldMT" w:cs="Consolas"/>
          <w:b/>
          <w:bCs/>
          <w:color w:val="000000"/>
          <w:kern w:val="0"/>
          <w:sz w:val="24"/>
          <w:szCs w:val="24"/>
          <w:lang w:val="en-US" w:eastAsia="zh-CN" w:bidi="ar"/>
        </w:rPr>
      </w:pPr>
    </w:p>
    <w:p>
      <w:pPr>
        <w:widowControl/>
        <w:numPr>
          <w:ilvl w:val="0"/>
          <w:numId w:val="0"/>
        </w:numPr>
        <w:jc w:val="left"/>
        <w:outlineLvl w:val="2"/>
        <w:rPr>
          <w:rFonts w:hint="default" w:ascii="Consolas" w:hAnsi="Consolas" w:eastAsia="Arial" w:cs="Consolas"/>
          <w:kern w:val="0"/>
          <w:sz w:val="24"/>
          <w:szCs w:val="24"/>
          <w:lang w:val="en-US" w:eastAsia="zh-CN"/>
        </w:rPr>
      </w:pPr>
      <w:bookmarkStart w:id="120" w:name="_Toc10603"/>
      <w:bookmarkStart w:id="121" w:name="_Toc21603"/>
      <w:r>
        <w:rPr>
          <w:rFonts w:hint="default" w:ascii="Consolas" w:hAnsi="Consolas" w:eastAsia="Arial" w:cs="Consolas"/>
          <w:kern w:val="0"/>
          <w:sz w:val="24"/>
          <w:szCs w:val="24"/>
          <w:lang w:val="en-US" w:eastAsia="zh-CN"/>
        </w:rPr>
        <w:t>The player use ‘A’ and ‘D’ to control the character’s movement. Clicking ’F’ to shoot bullets. The player using ‘E’ to interact with buildings. If the player want to open the menu, he should click the menu button or click ‘Esc’ button on keyboard.</w:t>
      </w:r>
      <w:bookmarkEnd w:id="120"/>
      <w:bookmarkEnd w:id="121"/>
      <w:r>
        <w:rPr>
          <w:rFonts w:hint="default" w:ascii="Consolas" w:hAnsi="Consolas" w:eastAsia="Arial" w:cs="Consolas"/>
          <w:kern w:val="0"/>
          <w:sz w:val="24"/>
          <w:szCs w:val="24"/>
          <w:lang w:val="en-US" w:eastAsia="zh-CN"/>
        </w:rPr>
        <w:t xml:space="preserve"> </w:t>
      </w:r>
    </w:p>
    <w:p>
      <w:pPr>
        <w:widowControl/>
        <w:numPr>
          <w:ilvl w:val="0"/>
          <w:numId w:val="0"/>
        </w:numPr>
        <w:jc w:val="center"/>
        <w:outlineLvl w:val="2"/>
        <w:rPr>
          <w:rFonts w:hint="default" w:ascii="Consolas" w:hAnsi="Consolas" w:eastAsia="Arial" w:cs="Consolas"/>
          <w:kern w:val="0"/>
          <w:sz w:val="24"/>
          <w:szCs w:val="24"/>
          <w:lang w:val="en-US" w:eastAsia="zh-CN"/>
        </w:rPr>
      </w:pPr>
      <w:bookmarkStart w:id="122" w:name="_Toc31262"/>
      <w:r>
        <w:rPr>
          <w:rFonts w:hint="default" w:ascii="Consolas" w:hAnsi="Consolas" w:eastAsia="Arial" w:cs="Consolas"/>
          <w:kern w:val="0"/>
          <w:sz w:val="24"/>
          <w:szCs w:val="24"/>
          <w:lang w:val="en-US" w:eastAsia="zh-CN"/>
        </w:rPr>
        <w:drawing>
          <wp:inline distT="0" distB="0" distL="114300" distR="114300">
            <wp:extent cx="5271135" cy="3148965"/>
            <wp:effectExtent l="0" t="0" r="12065" b="635"/>
            <wp:docPr id="17" name="图片 17" descr="屏幕截图 2024-04-23 03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屏幕截图 2024-04-23 031322"/>
                    <pic:cNvPicPr>
                      <a:picLocks noChangeAspect="1"/>
                    </pic:cNvPicPr>
                  </pic:nvPicPr>
                  <pic:blipFill>
                    <a:blip r:embed="rId27"/>
                    <a:stretch>
                      <a:fillRect/>
                    </a:stretch>
                  </pic:blipFill>
                  <pic:spPr>
                    <a:xfrm>
                      <a:off x="0" y="0"/>
                      <a:ext cx="5271135" cy="3148965"/>
                    </a:xfrm>
                    <a:prstGeom prst="rect">
                      <a:avLst/>
                    </a:prstGeom>
                  </pic:spPr>
                </pic:pic>
              </a:graphicData>
            </a:graphic>
          </wp:inline>
        </w:drawing>
      </w:r>
      <w:bookmarkEnd w:id="122"/>
    </w:p>
    <w:p>
      <w:pPr>
        <w:widowControl/>
        <w:numPr>
          <w:ilvl w:val="0"/>
          <w:numId w:val="0"/>
        </w:numPr>
        <w:jc w:val="center"/>
        <w:outlineLvl w:val="2"/>
        <w:rPr>
          <w:rFonts w:hint="default" w:ascii="Consolas" w:hAnsi="Consolas" w:eastAsia="Arial" w:cs="Consolas"/>
          <w:kern w:val="0"/>
          <w:sz w:val="24"/>
          <w:szCs w:val="24"/>
          <w:lang w:val="en-US" w:eastAsia="zh-CN"/>
        </w:rPr>
      </w:pPr>
      <w:bookmarkStart w:id="123" w:name="_Toc3847"/>
      <w:r>
        <w:rPr>
          <w:rFonts w:hint="default" w:ascii="Consolas" w:hAnsi="Consolas" w:eastAsia="Arial" w:cs="Consolas"/>
          <w:kern w:val="0"/>
          <w:sz w:val="24"/>
          <w:szCs w:val="24"/>
          <w:lang w:val="en-US" w:eastAsia="zh-CN"/>
        </w:rPr>
        <w:t>Fig4.2.1</w:t>
      </w:r>
      <w:bookmarkEnd w:id="123"/>
    </w:p>
    <w:p>
      <w:pPr>
        <w:widowControl/>
        <w:numPr>
          <w:ilvl w:val="0"/>
          <w:numId w:val="0"/>
        </w:numPr>
        <w:jc w:val="left"/>
        <w:outlineLvl w:val="2"/>
        <w:rPr>
          <w:rFonts w:hint="default" w:ascii="Consolas" w:hAnsi="Consolas" w:eastAsia="Arial" w:cs="Consolas"/>
          <w:kern w:val="0"/>
          <w:sz w:val="24"/>
          <w:szCs w:val="24"/>
          <w:lang w:val="en-US" w:eastAsia="zh-CN"/>
        </w:rPr>
      </w:pPr>
    </w:p>
    <w:p>
      <w:pPr>
        <w:widowControl/>
        <w:numPr>
          <w:ilvl w:val="0"/>
          <w:numId w:val="0"/>
        </w:numPr>
        <w:jc w:val="left"/>
        <w:outlineLvl w:val="2"/>
        <w:rPr>
          <w:rFonts w:hint="default" w:ascii="Consolas" w:hAnsi="Consolas" w:eastAsia="Arial" w:cs="Consolas"/>
          <w:kern w:val="0"/>
          <w:sz w:val="24"/>
          <w:szCs w:val="24"/>
          <w:lang w:val="en-US" w:eastAsia="zh-CN"/>
        </w:rPr>
      </w:pPr>
      <w:bookmarkStart w:id="124" w:name="_Toc22388"/>
      <w:r>
        <w:rPr>
          <w:rFonts w:hint="default" w:ascii="Consolas" w:hAnsi="Consolas" w:eastAsia="Arial" w:cs="Consolas"/>
          <w:kern w:val="0"/>
          <w:sz w:val="24"/>
          <w:szCs w:val="24"/>
          <w:lang w:val="en-US" w:eastAsia="zh-CN"/>
        </w:rPr>
        <w:t>On touch devices, the game controls the character in a different way. The virtual controller controls the movement of the character, and E controls the interaction function. S controls the firing function. R Control Controls the player's sprinting ability.</w:t>
      </w:r>
      <w:bookmarkEnd w:id="124"/>
    </w:p>
    <w:p>
      <w:pPr>
        <w:widowControl/>
        <w:numPr>
          <w:ilvl w:val="0"/>
          <w:numId w:val="0"/>
        </w:numPr>
        <w:jc w:val="left"/>
        <w:outlineLvl w:val="2"/>
        <w:rPr>
          <w:rFonts w:hint="default" w:ascii="Consolas" w:hAnsi="Consolas" w:eastAsia="TimesNewRomanPS-BoldMT" w:cs="Consolas"/>
          <w:b/>
          <w:bCs/>
          <w:color w:val="000000"/>
          <w:kern w:val="0"/>
          <w:sz w:val="24"/>
          <w:szCs w:val="24"/>
          <w:lang w:val="en-US" w:eastAsia="zh-CN" w:bidi="ar"/>
        </w:rPr>
      </w:pPr>
      <w:r>
        <w:rPr>
          <w:rFonts w:hint="default" w:ascii="Consolas" w:hAnsi="Consolas" w:eastAsia="TimesNewRomanPS-BoldMT" w:cs="Consolas"/>
          <w:b/>
          <w:bCs/>
          <w:color w:val="000000"/>
          <w:kern w:val="0"/>
          <w:sz w:val="24"/>
          <w:szCs w:val="24"/>
          <w:lang w:val="en-US" w:eastAsia="zh-CN" w:bidi="ar"/>
        </w:rPr>
        <w:t xml:space="preserve"> </w:t>
      </w:r>
    </w:p>
    <w:p>
      <w:pPr>
        <w:pStyle w:val="3"/>
        <w:bidi w:val="0"/>
        <w:rPr>
          <w:rFonts w:hint="default"/>
          <w:lang w:val="en-US" w:eastAsia="zh-CN"/>
        </w:rPr>
      </w:pPr>
      <w:bookmarkStart w:id="125" w:name="_Toc23650"/>
      <w:r>
        <w:rPr>
          <w:rFonts w:hint="eastAsia"/>
          <w:lang w:val="en-US" w:eastAsia="zh-CN"/>
        </w:rPr>
        <w:t>4</w:t>
      </w:r>
      <w:r>
        <w:rPr>
          <w:rFonts w:hint="default"/>
          <w:lang w:val="en-US" w:eastAsia="zh-CN"/>
        </w:rPr>
        <w:t>.3. Audio</w:t>
      </w:r>
      <w:bookmarkEnd w:id="125"/>
    </w:p>
    <w:p>
      <w:pPr>
        <w:widowControl/>
        <w:numPr>
          <w:ilvl w:val="0"/>
          <w:numId w:val="0"/>
        </w:numPr>
        <w:jc w:val="left"/>
        <w:outlineLvl w:val="2"/>
        <w:rPr>
          <w:rFonts w:hint="default" w:ascii="Consolas" w:hAnsi="Consolas" w:eastAsia="TimesNewRomanPS-BoldMT" w:cs="Consolas"/>
          <w:b/>
          <w:bCs/>
          <w:color w:val="000000"/>
          <w:kern w:val="0"/>
          <w:sz w:val="24"/>
          <w:szCs w:val="24"/>
          <w:lang w:val="en-US" w:eastAsia="zh-CN" w:bidi="ar"/>
        </w:rPr>
      </w:pPr>
      <w:bookmarkStart w:id="126" w:name="_Toc6121"/>
      <w:r>
        <w:rPr>
          <w:rFonts w:hint="default" w:ascii="Consolas" w:hAnsi="Consolas" w:cs="Consolas"/>
          <w:color w:val="000000"/>
          <w:kern w:val="0"/>
          <w:sz w:val="24"/>
          <w:szCs w:val="24"/>
          <w:lang w:val="en-US" w:eastAsia="zh-CN" w:bidi="ar"/>
        </w:rPr>
        <w:t>The interactive focus of the game moves to and from buttons with sound effects. In the main interface of the game, the game scene, the game victory interface has different background music.</w:t>
      </w:r>
      <w:bookmarkEnd w:id="126"/>
      <w:r>
        <w:rPr>
          <w:rFonts w:hint="default" w:ascii="Consolas" w:hAnsi="Consolas" w:eastAsia="TimesNewRomanPS-BoldMT" w:cs="Consolas"/>
          <w:b/>
          <w:bCs/>
          <w:color w:val="000000"/>
          <w:kern w:val="0"/>
          <w:sz w:val="24"/>
          <w:szCs w:val="24"/>
          <w:lang w:val="en-US" w:eastAsia="zh-CN" w:bidi="ar"/>
        </w:rPr>
        <w:t xml:space="preserve"> </w:t>
      </w:r>
    </w:p>
    <w:p>
      <w:pPr>
        <w:widowControl/>
        <w:jc w:val="left"/>
        <w:rPr>
          <w:rFonts w:hint="default" w:ascii="Consolas" w:hAnsi="Consolas" w:cs="Consolas"/>
          <w:color w:val="000000"/>
          <w:kern w:val="0"/>
          <w:sz w:val="24"/>
          <w:szCs w:val="24"/>
          <w:lang w:bidi="ar"/>
        </w:rPr>
      </w:pPr>
    </w:p>
    <w:p>
      <w:pPr>
        <w:pStyle w:val="2"/>
        <w:numPr>
          <w:ilvl w:val="0"/>
          <w:numId w:val="0"/>
        </w:numPr>
        <w:bidi w:val="0"/>
      </w:pPr>
      <w:bookmarkStart w:id="127" w:name="_Toc6028"/>
      <w:r>
        <w:rPr>
          <w:rFonts w:hint="eastAsia"/>
          <w:lang w:val="en-US" w:eastAsia="zh-CN"/>
        </w:rPr>
        <w:t xml:space="preserve">5. </w:t>
      </w:r>
      <w:r>
        <w:rPr>
          <w:rFonts w:hint="eastAsia"/>
        </w:rPr>
        <w:t>Technical</w:t>
      </w:r>
      <w:bookmarkEnd w:id="127"/>
      <w:r>
        <w:rPr>
          <w:rFonts w:hint="eastAsia"/>
        </w:rPr>
        <w:t xml:space="preserve"> </w:t>
      </w:r>
    </w:p>
    <w:p>
      <w:pPr>
        <w:widowControl/>
        <w:jc w:val="left"/>
        <w:outlineLvl w:val="1"/>
        <w:rPr>
          <w:rFonts w:hint="default" w:ascii="Consolas" w:hAnsi="Consolas" w:eastAsia="TimesNewRomanPS-BoldMT" w:cs="Consolas"/>
          <w:b/>
          <w:bCs/>
          <w:color w:val="000000"/>
          <w:kern w:val="0"/>
          <w:sz w:val="24"/>
          <w:szCs w:val="24"/>
          <w:lang w:bidi="ar"/>
        </w:rPr>
      </w:pPr>
    </w:p>
    <w:p>
      <w:pPr>
        <w:pStyle w:val="3"/>
        <w:bidi w:val="0"/>
      </w:pPr>
      <w:bookmarkStart w:id="128" w:name="_Toc3690"/>
      <w:r>
        <w:rPr>
          <w:rFonts w:hint="eastAsia"/>
          <w:lang w:val="en-US" w:eastAsia="zh-CN"/>
        </w:rPr>
        <w:t>5</w:t>
      </w:r>
      <w:r>
        <w:t>.1. Target Hardware</w:t>
      </w:r>
      <w:bookmarkEnd w:id="128"/>
      <w:r>
        <w:t xml:space="preserve"> </w:t>
      </w:r>
    </w:p>
    <w:p>
      <w:pPr>
        <w:widowControl/>
        <w:jc w:val="left"/>
        <w:outlineLvl w:val="1"/>
        <w:rPr>
          <w:rFonts w:hint="default" w:ascii="Consolas" w:hAnsi="Consolas" w:eastAsia="TimesNewRomanPS-BoldMT" w:cs="Consolas"/>
          <w:b/>
          <w:bCs/>
          <w:color w:val="000000"/>
          <w:kern w:val="0"/>
          <w:sz w:val="24"/>
          <w:szCs w:val="24"/>
          <w:lang w:bidi="ar"/>
        </w:rPr>
      </w:pPr>
    </w:p>
    <w:p>
      <w:pPr>
        <w:rPr>
          <w:rFonts w:hint="default" w:ascii="Consolas" w:hAnsi="Consolas" w:cs="Consolas"/>
          <w:sz w:val="24"/>
          <w:szCs w:val="24"/>
        </w:rPr>
      </w:pPr>
      <w:r>
        <w:rPr>
          <w:rFonts w:hint="default" w:ascii="Consolas" w:hAnsi="Consolas" w:cs="Consolas"/>
          <w:sz w:val="24"/>
          <w:szCs w:val="24"/>
        </w:rPr>
        <w:t>MINIMUM:</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sz w:val="24"/>
                <w:szCs w:val="24"/>
              </w:rPr>
            </w:pPr>
            <w:r>
              <w:rPr>
                <w:rFonts w:hint="default" w:ascii="Consolas" w:hAnsi="Consolas" w:cs="Consolas"/>
                <w:sz w:val="24"/>
                <w:szCs w:val="24"/>
              </w:rPr>
              <w:t>OS:</w:t>
            </w:r>
          </w:p>
        </w:tc>
        <w:tc>
          <w:tcPr>
            <w:tcW w:w="4261" w:type="dxa"/>
          </w:tcPr>
          <w:p>
            <w:pPr>
              <w:rPr>
                <w:sz w:val="24"/>
                <w:szCs w:val="24"/>
              </w:rPr>
            </w:pPr>
            <w:r>
              <w:rPr>
                <w:rFonts w:hint="default" w:ascii="Consolas" w:hAnsi="Consolas" w:cs="Consolas"/>
                <w:sz w:val="24"/>
                <w:szCs w:val="24"/>
              </w:rPr>
              <w:t>Windows 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sz w:val="24"/>
                <w:szCs w:val="24"/>
              </w:rPr>
            </w:pPr>
            <w:r>
              <w:rPr>
                <w:rFonts w:hint="default" w:ascii="Consolas" w:hAnsi="Consolas" w:cs="Consolas"/>
                <w:sz w:val="24"/>
                <w:szCs w:val="24"/>
              </w:rPr>
              <w:t>Processor:</w:t>
            </w:r>
          </w:p>
        </w:tc>
        <w:tc>
          <w:tcPr>
            <w:tcW w:w="4261" w:type="dxa"/>
          </w:tcPr>
          <w:p>
            <w:pPr>
              <w:rPr>
                <w:sz w:val="24"/>
                <w:szCs w:val="24"/>
              </w:rPr>
            </w:pPr>
            <w:r>
              <w:rPr>
                <w:rFonts w:hint="default" w:ascii="Consolas" w:hAnsi="Consolas" w:cs="Consolas"/>
                <w:sz w:val="24"/>
                <w:szCs w:val="24"/>
              </w:rPr>
              <w:t>Intel 4th Gen Dual Core 2.0Ghz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sz w:val="24"/>
                <w:szCs w:val="24"/>
              </w:rPr>
            </w:pPr>
            <w:r>
              <w:rPr>
                <w:rFonts w:hint="default" w:ascii="Consolas" w:hAnsi="Consolas" w:cs="Consolas"/>
                <w:sz w:val="24"/>
                <w:szCs w:val="24"/>
              </w:rPr>
              <w:t xml:space="preserve">Memory: </w:t>
            </w:r>
          </w:p>
        </w:tc>
        <w:tc>
          <w:tcPr>
            <w:tcW w:w="4261" w:type="dxa"/>
          </w:tcPr>
          <w:p>
            <w:pPr>
              <w:rPr>
                <w:sz w:val="24"/>
                <w:szCs w:val="24"/>
              </w:rPr>
            </w:pPr>
            <w:r>
              <w:rPr>
                <w:rFonts w:hint="default" w:ascii="Consolas" w:hAnsi="Consolas" w:cs="Consolas"/>
                <w:sz w:val="24"/>
                <w:szCs w:val="24"/>
              </w:rPr>
              <w:t>2 GB 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sz w:val="24"/>
                <w:szCs w:val="24"/>
              </w:rPr>
            </w:pPr>
            <w:r>
              <w:rPr>
                <w:rFonts w:hint="default" w:ascii="Consolas" w:hAnsi="Consolas" w:cs="Consolas"/>
                <w:sz w:val="24"/>
                <w:szCs w:val="24"/>
              </w:rPr>
              <w:t>Graphics:</w:t>
            </w:r>
          </w:p>
        </w:tc>
        <w:tc>
          <w:tcPr>
            <w:tcW w:w="4261" w:type="dxa"/>
          </w:tcPr>
          <w:p>
            <w:pPr>
              <w:rPr>
                <w:sz w:val="24"/>
                <w:szCs w:val="24"/>
              </w:rPr>
            </w:pPr>
            <w:r>
              <w:rPr>
                <w:rFonts w:hint="default" w:ascii="Consolas" w:hAnsi="Consolas" w:cs="Consolas"/>
                <w:sz w:val="24"/>
                <w:szCs w:val="24"/>
              </w:rPr>
              <w:t>Nvida GTX Series 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sz w:val="24"/>
                <w:szCs w:val="24"/>
              </w:rPr>
            </w:pPr>
            <w:r>
              <w:rPr>
                <w:rFonts w:hint="default" w:ascii="Consolas" w:hAnsi="Consolas" w:cs="Consolas"/>
                <w:sz w:val="24"/>
                <w:szCs w:val="24"/>
              </w:rPr>
              <w:t>Storage:</w:t>
            </w:r>
          </w:p>
        </w:tc>
        <w:tc>
          <w:tcPr>
            <w:tcW w:w="4261" w:type="dxa"/>
          </w:tcPr>
          <w:p>
            <w:pPr>
              <w:rPr>
                <w:sz w:val="24"/>
                <w:szCs w:val="24"/>
              </w:rPr>
            </w:pPr>
            <w:r>
              <w:rPr>
                <w:rFonts w:hint="default" w:ascii="Consolas" w:hAnsi="Consolas" w:cs="Consolas"/>
                <w:sz w:val="24"/>
                <w:szCs w:val="24"/>
              </w:rPr>
              <w:t>4 GB available space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sz w:val="24"/>
                <w:szCs w:val="24"/>
              </w:rPr>
            </w:pPr>
            <w:r>
              <w:rPr>
                <w:rFonts w:hint="default" w:ascii="Consolas" w:hAnsi="Consolas" w:cs="Consolas"/>
                <w:sz w:val="24"/>
                <w:szCs w:val="24"/>
              </w:rPr>
              <w:t>Additional Notes:</w:t>
            </w:r>
          </w:p>
        </w:tc>
        <w:tc>
          <w:tcPr>
            <w:tcW w:w="4261" w:type="dxa"/>
          </w:tcPr>
          <w:p>
            <w:pPr>
              <w:rPr>
                <w:sz w:val="24"/>
                <w:szCs w:val="24"/>
              </w:rPr>
            </w:pPr>
            <w:r>
              <w:rPr>
                <w:rFonts w:hint="default" w:ascii="Consolas" w:hAnsi="Consolas" w:cs="Consolas"/>
                <w:sz w:val="24"/>
                <w:szCs w:val="24"/>
              </w:rPr>
              <w:t>The game can likely run on lower rated hardware, but I can't guarantee the performance or provide support.</w:t>
            </w:r>
          </w:p>
        </w:tc>
      </w:tr>
    </w:tbl>
    <w:p>
      <w:pPr>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r>
        <w:rPr>
          <w:rFonts w:hint="default" w:ascii="Consolas" w:hAnsi="Consolas" w:cs="Consolas"/>
          <w:sz w:val="24"/>
          <w:szCs w:val="24"/>
        </w:rPr>
        <w:t xml:space="preserve"> </w:t>
      </w:r>
    </w:p>
    <w:p>
      <w:pPr>
        <w:rPr>
          <w:rFonts w:hint="default" w:ascii="Consolas" w:hAnsi="Consolas" w:cs="Consolas"/>
          <w:sz w:val="24"/>
          <w:szCs w:val="24"/>
        </w:rPr>
      </w:pPr>
    </w:p>
    <w:p>
      <w:pPr>
        <w:rPr>
          <w:rFonts w:hint="default" w:ascii="Consolas" w:hAnsi="Consolas" w:cs="Consolas"/>
          <w:sz w:val="24"/>
          <w:szCs w:val="24"/>
        </w:rPr>
      </w:pPr>
    </w:p>
    <w:p>
      <w:pPr>
        <w:pStyle w:val="3"/>
        <w:bidi w:val="0"/>
        <w:rPr>
          <w:rFonts w:ascii="TimesNewRomanPS-BoldMT" w:hAnsi="TimesNewRomanPS-BoldMT" w:eastAsia="TimesNewRomanPS-BoldMT" w:cs="TimesNewRomanPS-BoldMT"/>
          <w:b/>
          <w:bCs/>
          <w:color w:val="000000"/>
          <w:kern w:val="0"/>
          <w:sz w:val="24"/>
          <w:lang w:bidi="ar"/>
        </w:rPr>
      </w:pPr>
      <w:bookmarkStart w:id="129" w:name="_Toc25388"/>
      <w:r>
        <w:rPr>
          <w:rFonts w:hint="eastAsia"/>
          <w:lang w:val="en-US" w:eastAsia="zh-CN"/>
        </w:rPr>
        <w:t>5</w:t>
      </w:r>
      <w:r>
        <w:t>.2. Development hardware and software</w:t>
      </w:r>
      <w:bookmarkEnd w:id="129"/>
      <w:r>
        <w:t xml:space="preserve"> </w:t>
      </w:r>
    </w:p>
    <w:p>
      <w:pPr>
        <w:pStyle w:val="4"/>
        <w:bidi w:val="0"/>
        <w:rPr>
          <w:rFonts w:hint="eastAsia"/>
        </w:rPr>
      </w:pPr>
      <w:bookmarkStart w:id="130" w:name="_Toc10437"/>
      <w:r>
        <w:rPr>
          <w:rFonts w:hint="eastAsia"/>
          <w:lang w:val="en-US" w:eastAsia="zh-CN"/>
        </w:rPr>
        <w:t>5</w:t>
      </w:r>
      <w:r>
        <w:rPr>
          <w:rFonts w:hint="eastAsia"/>
        </w:rPr>
        <w:t>.2.1 Hardware</w:t>
      </w:r>
      <w:bookmarkEnd w:id="130"/>
    </w:p>
    <w:p>
      <w:pPr>
        <w:widowControl/>
        <w:jc w:val="left"/>
        <w:outlineLvl w:val="2"/>
        <w:rPr>
          <w:rFonts w:hint="default" w:ascii="Consolas" w:hAnsi="Consolas" w:eastAsia="TimesNewRomanPS-BoldMT" w:cs="Consolas"/>
          <w:b/>
          <w:bCs/>
          <w:color w:val="000000"/>
          <w:kern w:val="0"/>
          <w:sz w:val="24"/>
          <w:szCs w:val="24"/>
          <w:lang w:bidi="ar"/>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sz w:val="24"/>
                <w:szCs w:val="24"/>
              </w:rPr>
            </w:pPr>
            <w:r>
              <w:rPr>
                <w:rFonts w:hint="default" w:ascii="Consolas" w:hAnsi="Consolas" w:cs="Consolas"/>
                <w:sz w:val="24"/>
                <w:szCs w:val="24"/>
              </w:rPr>
              <w:t>OS:</w:t>
            </w:r>
          </w:p>
        </w:tc>
        <w:tc>
          <w:tcPr>
            <w:tcW w:w="4261" w:type="dxa"/>
          </w:tcPr>
          <w:p>
            <w:pPr>
              <w:rPr>
                <w:sz w:val="24"/>
                <w:szCs w:val="24"/>
              </w:rPr>
            </w:pPr>
            <w:r>
              <w:rPr>
                <w:rFonts w:hint="default" w:ascii="Consolas" w:hAnsi="Consolas" w:cs="Consolas"/>
                <w:sz w:val="24"/>
                <w:szCs w:val="24"/>
              </w:rPr>
              <w:t>Windows 11(x64)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sz w:val="24"/>
                <w:szCs w:val="24"/>
              </w:rPr>
            </w:pPr>
            <w:r>
              <w:rPr>
                <w:rFonts w:hint="default" w:ascii="Consolas" w:hAnsi="Consolas" w:cs="Consolas"/>
                <w:sz w:val="24"/>
                <w:szCs w:val="24"/>
              </w:rPr>
              <w:t>Processor:</w:t>
            </w:r>
          </w:p>
        </w:tc>
        <w:tc>
          <w:tcPr>
            <w:tcW w:w="4261" w:type="dxa"/>
          </w:tcPr>
          <w:p>
            <w:pPr>
              <w:rPr>
                <w:sz w:val="24"/>
                <w:szCs w:val="24"/>
              </w:rPr>
            </w:pPr>
            <w:r>
              <w:rPr>
                <w:rFonts w:hint="default" w:ascii="Consolas" w:hAnsi="Consolas" w:cs="Consolas"/>
                <w:sz w:val="24"/>
                <w:szCs w:val="24"/>
              </w:rPr>
              <w:t>13th Gen Intel(R) Core (TM) i9-13980HX   2.20 GHz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sz w:val="24"/>
                <w:szCs w:val="24"/>
              </w:rPr>
            </w:pPr>
            <w:r>
              <w:rPr>
                <w:rFonts w:hint="default" w:ascii="Consolas" w:hAnsi="Consolas" w:cs="Consolas"/>
                <w:sz w:val="24"/>
                <w:szCs w:val="24"/>
              </w:rPr>
              <w:t xml:space="preserve">Memory: </w:t>
            </w:r>
          </w:p>
        </w:tc>
        <w:tc>
          <w:tcPr>
            <w:tcW w:w="4261" w:type="dxa"/>
          </w:tcPr>
          <w:p>
            <w:pPr>
              <w:rPr>
                <w:sz w:val="24"/>
                <w:szCs w:val="24"/>
              </w:rPr>
            </w:pPr>
            <w:r>
              <w:rPr>
                <w:rFonts w:hint="default" w:ascii="Consolas" w:hAnsi="Consolas" w:cs="Consolas"/>
                <w:sz w:val="24"/>
                <w:szCs w:val="24"/>
              </w:rPr>
              <w:t>32.0 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sz w:val="24"/>
                <w:szCs w:val="24"/>
              </w:rPr>
            </w:pPr>
            <w:r>
              <w:rPr>
                <w:rFonts w:hint="default" w:ascii="Consolas" w:hAnsi="Consolas" w:cs="Consolas"/>
                <w:sz w:val="24"/>
                <w:szCs w:val="24"/>
              </w:rPr>
              <w:t>Graphics:</w:t>
            </w:r>
          </w:p>
        </w:tc>
        <w:tc>
          <w:tcPr>
            <w:tcW w:w="4261" w:type="dxa"/>
          </w:tcPr>
          <w:p>
            <w:pPr>
              <w:rPr>
                <w:sz w:val="24"/>
                <w:szCs w:val="24"/>
              </w:rPr>
            </w:pPr>
            <w:r>
              <w:rPr>
                <w:rFonts w:hint="default" w:ascii="Consolas" w:hAnsi="Consolas" w:cs="Consolas"/>
                <w:sz w:val="24"/>
                <w:szCs w:val="24"/>
              </w:rPr>
              <w:t>Nvida RTX 4090 laptop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rPr>
                <w:sz w:val="24"/>
                <w:szCs w:val="24"/>
              </w:rPr>
            </w:pPr>
            <w:r>
              <w:rPr>
                <w:rFonts w:hint="default" w:ascii="Consolas" w:hAnsi="Consolas" w:cs="Consolas"/>
                <w:sz w:val="24"/>
                <w:szCs w:val="24"/>
              </w:rPr>
              <w:t>Storage:</w:t>
            </w:r>
          </w:p>
        </w:tc>
        <w:tc>
          <w:tcPr>
            <w:tcW w:w="4261" w:type="dxa"/>
          </w:tcPr>
          <w:p>
            <w:pPr>
              <w:rPr>
                <w:sz w:val="24"/>
                <w:szCs w:val="24"/>
              </w:rPr>
            </w:pPr>
            <w:r>
              <w:rPr>
                <w:rFonts w:hint="default" w:ascii="Consolas" w:hAnsi="Consolas" w:cs="Consolas"/>
                <w:sz w:val="24"/>
                <w:szCs w:val="24"/>
              </w:rPr>
              <w:t>1 TB available space</w:t>
            </w:r>
          </w:p>
        </w:tc>
      </w:tr>
    </w:tbl>
    <w:p>
      <w:pPr>
        <w:widowControl/>
        <w:jc w:val="left"/>
        <w:outlineLvl w:val="2"/>
        <w:rPr>
          <w:rFonts w:hint="default" w:ascii="Consolas" w:hAnsi="Consolas" w:eastAsia="TimesNewRomanPS-BoldMT" w:cs="Consolas"/>
          <w:b/>
          <w:bCs/>
          <w:color w:val="000000"/>
          <w:kern w:val="0"/>
          <w:sz w:val="24"/>
          <w:szCs w:val="24"/>
          <w:lang w:bidi="ar"/>
        </w:rPr>
      </w:pPr>
    </w:p>
    <w:p>
      <w:pPr>
        <w:pStyle w:val="4"/>
        <w:bidi w:val="0"/>
        <w:rPr>
          <w:rFonts w:hint="eastAsia"/>
        </w:rPr>
      </w:pPr>
      <w:bookmarkStart w:id="131" w:name="_Toc31888"/>
      <w:r>
        <w:rPr>
          <w:rFonts w:hint="eastAsia"/>
          <w:lang w:val="en-US" w:eastAsia="zh-CN"/>
        </w:rPr>
        <w:t>5</w:t>
      </w:r>
      <w:r>
        <w:rPr>
          <w:rFonts w:hint="eastAsia"/>
        </w:rPr>
        <w:t>.2.2 Software</w:t>
      </w:r>
      <w:bookmarkEnd w:id="131"/>
    </w:p>
    <w:p>
      <w:pPr>
        <w:widowControl/>
        <w:jc w:val="left"/>
        <w:outlineLvl w:val="2"/>
        <w:rPr>
          <w:rFonts w:hint="default" w:ascii="Consolas" w:hAnsi="Consolas" w:eastAsia="TimesNewRomanPS-BoldMT" w:cs="Consolas"/>
          <w:b/>
          <w:bCs/>
          <w:color w:val="000000"/>
          <w:kern w:val="0"/>
          <w:sz w:val="24"/>
          <w:szCs w:val="24"/>
          <w:lang w:bidi="ar"/>
        </w:rPr>
      </w:pPr>
    </w:p>
    <w:p>
      <w:pPr>
        <w:rPr>
          <w:rFonts w:hint="default" w:ascii="Consolas" w:hAnsi="Consolas" w:cs="Consolas"/>
          <w:sz w:val="24"/>
          <w:szCs w:val="24"/>
        </w:rPr>
      </w:pPr>
      <w:r>
        <w:rPr>
          <w:rFonts w:hint="default" w:ascii="Consolas" w:hAnsi="Consolas" w:cs="Consolas"/>
          <w:sz w:val="24"/>
          <w:szCs w:val="24"/>
        </w:rPr>
        <w:t>Godot v4.12 is the official version when I started developing the prototype.</w:t>
      </w:r>
    </w:p>
    <w:p>
      <w:pPr>
        <w:rPr>
          <w:rFonts w:hint="default" w:ascii="Consolas" w:hAnsi="Consolas" w:cs="Consolas"/>
          <w:sz w:val="24"/>
          <w:szCs w:val="24"/>
        </w:rPr>
      </w:pPr>
      <w:r>
        <w:rPr>
          <w:rFonts w:hint="default" w:ascii="Consolas" w:hAnsi="Consolas" w:cs="Consolas"/>
          <w:sz w:val="24"/>
          <w:szCs w:val="24"/>
        </w:rPr>
        <w:t>Git,</w:t>
      </w:r>
      <w:r>
        <w:rPr>
          <w:rFonts w:hint="default" w:ascii="Consolas" w:hAnsi="Consolas" w:cs="Consolas"/>
          <w:sz w:val="24"/>
          <w:szCs w:val="24"/>
          <w:lang w:val="en-US" w:eastAsia="zh-CN"/>
        </w:rPr>
        <w:t>Asepirte.</w:t>
      </w:r>
      <w:r>
        <w:rPr>
          <w:rFonts w:hint="default" w:ascii="Consolas" w:hAnsi="Consolas" w:cs="Consolas"/>
          <w:sz w:val="24"/>
          <w:szCs w:val="24"/>
        </w:rPr>
        <w:t>etc.</w:t>
      </w:r>
    </w:p>
    <w:p>
      <w:pPr>
        <w:jc w:val="center"/>
        <w:rPr>
          <w:rFonts w:hint="default" w:ascii="Consolas" w:hAnsi="Consolas" w:cs="Consolas"/>
          <w:sz w:val="24"/>
          <w:szCs w:val="24"/>
        </w:rPr>
      </w:pPr>
      <w:r>
        <w:rPr>
          <w:rFonts w:hint="default" w:ascii="Consolas" w:hAnsi="Consolas" w:cs="Consolas"/>
          <w:sz w:val="24"/>
          <w:szCs w:val="24"/>
        </w:rPr>
        <w:drawing>
          <wp:inline distT="0" distB="0" distL="114300" distR="114300">
            <wp:extent cx="5273675" cy="4973320"/>
            <wp:effectExtent l="0" t="0" r="9525" b="508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28"/>
                    <a:stretch>
                      <a:fillRect/>
                    </a:stretch>
                  </pic:blipFill>
                  <pic:spPr>
                    <a:xfrm>
                      <a:off x="0" y="0"/>
                      <a:ext cx="5273675" cy="4973320"/>
                    </a:xfrm>
                    <a:prstGeom prst="rect">
                      <a:avLst/>
                    </a:prstGeom>
                    <a:noFill/>
                    <a:ln>
                      <a:noFill/>
                    </a:ln>
                  </pic:spPr>
                </pic:pic>
              </a:graphicData>
            </a:graphic>
          </wp:inline>
        </w:drawing>
      </w:r>
    </w:p>
    <w:p>
      <w:pPr>
        <w:jc w:val="center"/>
        <w:rPr>
          <w:rFonts w:hint="default" w:ascii="Consolas" w:hAnsi="Consolas" w:eastAsia="宋体" w:cs="Consolas"/>
          <w:sz w:val="24"/>
          <w:szCs w:val="24"/>
          <w:lang w:val="en-US" w:eastAsia="zh-CN"/>
        </w:rPr>
      </w:pPr>
      <w:r>
        <w:rPr>
          <w:rFonts w:hint="default" w:ascii="Consolas" w:hAnsi="Consolas" w:cs="Consolas"/>
          <w:sz w:val="24"/>
          <w:szCs w:val="24"/>
          <w:lang w:val="en-US" w:eastAsia="zh-CN"/>
        </w:rPr>
        <w:t>Fig5.2.1 Asepirte</w:t>
      </w:r>
    </w:p>
    <w:p>
      <w:pPr>
        <w:pStyle w:val="3"/>
        <w:bidi w:val="0"/>
      </w:pPr>
      <w:bookmarkStart w:id="132" w:name="_Toc734"/>
      <w:r>
        <w:rPr>
          <w:rFonts w:hint="eastAsia"/>
          <w:lang w:val="en-US" w:eastAsia="zh-CN"/>
        </w:rPr>
        <w:t>5</w:t>
      </w:r>
      <w:r>
        <w:t>.</w:t>
      </w:r>
      <w:r>
        <w:rPr>
          <w:rFonts w:hint="eastAsia"/>
        </w:rPr>
        <w:t>3</w:t>
      </w:r>
      <w:r>
        <w:t>. Game Engine</w:t>
      </w:r>
      <w:bookmarkEnd w:id="132"/>
      <w:r>
        <w:t xml:space="preserve"> </w:t>
      </w:r>
    </w:p>
    <w:p>
      <w:pPr>
        <w:widowControl/>
        <w:jc w:val="left"/>
        <w:outlineLvl w:val="1"/>
        <w:rPr>
          <w:rFonts w:hint="default" w:ascii="Consolas" w:hAnsi="Consolas" w:eastAsia="TimesNewRomanPS-BoldMT" w:cs="Consolas"/>
          <w:b/>
          <w:bCs/>
          <w:color w:val="000000"/>
          <w:kern w:val="0"/>
          <w:sz w:val="24"/>
          <w:szCs w:val="24"/>
          <w:lang w:bidi="ar"/>
        </w:rPr>
      </w:pPr>
    </w:p>
    <w:p>
      <w:pPr>
        <w:rPr>
          <w:rFonts w:hint="default" w:ascii="Consolas" w:hAnsi="Consolas" w:cs="Consolas"/>
          <w:sz w:val="24"/>
          <w:szCs w:val="24"/>
        </w:rPr>
      </w:pPr>
      <w:r>
        <w:rPr>
          <w:rFonts w:hint="default" w:ascii="Consolas" w:hAnsi="Consolas" w:cs="Consolas"/>
          <w:b/>
          <w:bCs/>
          <w:sz w:val="24"/>
          <w:szCs w:val="24"/>
        </w:rPr>
        <w:t>Godot</w:t>
      </w:r>
      <w:r>
        <w:rPr>
          <w:rFonts w:hint="default" w:ascii="Consolas" w:hAnsi="Consolas" w:cs="Consolas"/>
          <w:sz w:val="24"/>
          <w:szCs w:val="24"/>
        </w:rPr>
        <w:t xml:space="preserve"> is a cross-platform, free and open-source game engine released under the permissive MIT license. It was initially developed by Argentine software developers Juan Linietsky and Ariel Manzur for several companies in Latin America prior to its public release in 2014. The development environment runs on many platforms, and can export to several more. It is designed to create both 2D and 3D games targeting PC, mobile, and web platforms and can also be used to develop non-game software, including editors.</w:t>
      </w:r>
    </w:p>
    <w:p>
      <w:pPr>
        <w:rPr>
          <w:rFonts w:hint="default" w:ascii="Consolas" w:hAnsi="Consolas" w:cs="Consolas"/>
          <w:sz w:val="24"/>
          <w:szCs w:val="24"/>
        </w:rPr>
      </w:pPr>
      <w:r>
        <w:rPr>
          <w:rFonts w:hint="default" w:ascii="Consolas" w:hAnsi="Consolas" w:cs="Consolas"/>
          <w:sz w:val="24"/>
          <w:szCs w:val="24"/>
        </w:rPr>
        <w:t>Godot allows video game developers to create 3D and 2D games using multiple programming languages, such as C#, C++, GDscript.[3]</w:t>
      </w:r>
    </w:p>
    <w:p>
      <w:pPr>
        <w:rPr>
          <w:rFonts w:hint="default" w:ascii="Consolas" w:hAnsi="Consolas" w:cs="Consolas"/>
          <w:sz w:val="24"/>
          <w:szCs w:val="24"/>
        </w:rPr>
      </w:pPr>
    </w:p>
    <w:p>
      <w:pPr>
        <w:pStyle w:val="3"/>
        <w:bidi w:val="0"/>
      </w:pPr>
      <w:bookmarkStart w:id="133" w:name="_Toc23698"/>
      <w:r>
        <w:rPr>
          <w:rFonts w:hint="eastAsia"/>
          <w:lang w:val="en-US" w:eastAsia="zh-CN"/>
        </w:rPr>
        <w:t>5</w:t>
      </w:r>
      <w:r>
        <w:t>.</w:t>
      </w:r>
      <w:r>
        <w:rPr>
          <w:rFonts w:hint="eastAsia"/>
          <w:lang w:val="en-US" w:eastAsia="zh-CN"/>
        </w:rPr>
        <w:t>4</w:t>
      </w:r>
      <w:r>
        <w:t>. Scripting Language</w:t>
      </w:r>
      <w:bookmarkEnd w:id="133"/>
      <w:r>
        <w:t xml:space="preserve"> </w:t>
      </w:r>
    </w:p>
    <w:p>
      <w:pPr>
        <w:widowControl/>
        <w:jc w:val="left"/>
        <w:outlineLvl w:val="1"/>
        <w:rPr>
          <w:rFonts w:hint="default" w:ascii="Consolas" w:hAnsi="Consolas" w:eastAsia="TimesNewRomanPS-BoldMT" w:cs="Consolas"/>
          <w:b/>
          <w:bCs/>
          <w:color w:val="000000"/>
          <w:kern w:val="0"/>
          <w:sz w:val="24"/>
          <w:szCs w:val="24"/>
          <w:lang w:bidi="ar"/>
        </w:rPr>
      </w:pPr>
    </w:p>
    <w:p>
      <w:pPr>
        <w:widowControl/>
        <w:jc w:val="left"/>
        <w:outlineLvl w:val="2"/>
        <w:rPr>
          <w:rFonts w:hint="default" w:ascii="Consolas" w:hAnsi="Consolas" w:cs="Consolas"/>
          <w:sz w:val="24"/>
          <w:szCs w:val="24"/>
        </w:rPr>
      </w:pPr>
      <w:bookmarkStart w:id="134" w:name="_Toc29838"/>
      <w:r>
        <w:rPr>
          <w:rFonts w:hint="default" w:ascii="Consolas" w:hAnsi="Consolas" w:cs="Consolas"/>
          <w:sz w:val="24"/>
          <w:szCs w:val="24"/>
        </w:rPr>
        <w:t xml:space="preserve">The scripting language that will be used in this project is </w:t>
      </w:r>
      <w:r>
        <w:rPr>
          <w:rFonts w:hint="default" w:ascii="Consolas" w:hAnsi="Consolas" w:cs="Consolas"/>
          <w:sz w:val="24"/>
          <w:szCs w:val="24"/>
          <w:lang w:val="en-US" w:eastAsia="zh-CN"/>
        </w:rPr>
        <w:t>GDScripts</w:t>
      </w:r>
      <w:r>
        <w:rPr>
          <w:rFonts w:hint="default" w:ascii="Consolas" w:hAnsi="Consolas" w:cs="Consolas"/>
          <w:sz w:val="24"/>
          <w:szCs w:val="24"/>
        </w:rPr>
        <w:t>. Because it is one of the main preferred languages for scripting in the Godot game engine.</w:t>
      </w:r>
      <w:bookmarkEnd w:id="134"/>
    </w:p>
    <w:p>
      <w:pPr>
        <w:pStyle w:val="2"/>
        <w:numPr>
          <w:ilvl w:val="0"/>
          <w:numId w:val="7"/>
        </w:numPr>
        <w:bidi w:val="0"/>
        <w:rPr>
          <w:rFonts w:hint="eastAsia"/>
        </w:rPr>
      </w:pPr>
      <w:bookmarkStart w:id="135" w:name="_Toc15495"/>
      <w:r>
        <w:rPr>
          <w:rFonts w:hint="eastAsia"/>
        </w:rPr>
        <w:t>Project Management</w:t>
      </w:r>
      <w:bookmarkEnd w:id="135"/>
    </w:p>
    <w:p>
      <w:pPr>
        <w:widowControl/>
        <w:numPr>
          <w:ilvl w:val="0"/>
          <w:numId w:val="0"/>
        </w:numPr>
        <w:jc w:val="left"/>
        <w:outlineLvl w:val="0"/>
        <w:rPr>
          <w:rFonts w:hint="default" w:ascii="Consolas" w:hAnsi="Consolas" w:eastAsia="TimesNewRomanPS-BoldMT" w:cs="Consolas"/>
          <w:b/>
          <w:bCs/>
          <w:color w:val="000000"/>
          <w:kern w:val="0"/>
          <w:sz w:val="24"/>
          <w:szCs w:val="24"/>
          <w:lang w:bidi="ar"/>
        </w:rPr>
      </w:pPr>
    </w:p>
    <w:p>
      <w:pPr>
        <w:pStyle w:val="3"/>
        <w:bidi w:val="0"/>
        <w:rPr>
          <w:rFonts w:hint="eastAsia"/>
        </w:rPr>
      </w:pPr>
      <w:bookmarkStart w:id="136" w:name="_Toc30529"/>
      <w:r>
        <w:rPr>
          <w:rFonts w:hint="eastAsia"/>
          <w:lang w:val="en-US" w:eastAsia="zh-CN"/>
        </w:rPr>
        <w:t>6</w:t>
      </w:r>
      <w:r>
        <w:rPr>
          <w:rFonts w:hint="eastAsia"/>
        </w:rPr>
        <w:t>.1. Project Methodology</w:t>
      </w:r>
      <w:bookmarkEnd w:id="136"/>
      <w:r>
        <w:rPr>
          <w:rFonts w:hint="eastAsia"/>
        </w:rPr>
        <w:t xml:space="preserve"> </w:t>
      </w:r>
    </w:p>
    <w:p>
      <w:pPr>
        <w:outlineLvl w:val="1"/>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In this game development project, I chose to adopt an agile development method. Agile methodologies are known for their high adaptability to rapid change and uncertainty and are well suited to meet the ever-changing needs and challenges of game development.</w:t>
      </w:r>
    </w:p>
    <w:p>
      <w:pPr>
        <w:jc w:val="center"/>
        <w:rPr>
          <w:rFonts w:hint="default" w:ascii="Consolas" w:hAnsi="Consolas" w:cs="Consolas"/>
          <w:kern w:val="0"/>
          <w:sz w:val="24"/>
          <w:szCs w:val="24"/>
          <w:lang w:bidi="ar"/>
        </w:rPr>
      </w:pPr>
      <w:r>
        <w:rPr>
          <w:rFonts w:hint="default" w:ascii="Consolas" w:hAnsi="Consolas" w:cs="Consolas"/>
          <w:kern w:val="0"/>
          <w:sz w:val="24"/>
          <w:szCs w:val="24"/>
          <w:lang w:bidi="ar"/>
        </w:rPr>
        <w:fldChar w:fldCharType="begin"/>
      </w:r>
      <w:r>
        <w:rPr>
          <w:rFonts w:hint="default" w:ascii="Consolas" w:hAnsi="Consolas" w:cs="Consolas"/>
          <w:kern w:val="0"/>
          <w:sz w:val="24"/>
          <w:szCs w:val="24"/>
          <w:lang w:bidi="ar"/>
        </w:rPr>
        <w:instrText xml:space="preserve">INCLUDEPICTURE \d "C:\\Users\\20100\\AppData\\Roaming\\Tencent\\Users\\3051778755\\QQ\\WinTemp\\RichOle\\1)99I])QQX)HLNXV%`I~MFU.png" \* MERGEFORMATINET </w:instrText>
      </w:r>
      <w:r>
        <w:rPr>
          <w:rFonts w:hint="default" w:ascii="Consolas" w:hAnsi="Consolas" w:cs="Consolas"/>
          <w:kern w:val="0"/>
          <w:sz w:val="24"/>
          <w:szCs w:val="24"/>
          <w:lang w:bidi="ar"/>
        </w:rPr>
        <w:fldChar w:fldCharType="separate"/>
      </w:r>
      <w:r>
        <w:rPr>
          <w:rFonts w:hint="default" w:ascii="Consolas" w:hAnsi="Consolas" w:cs="Consolas"/>
          <w:kern w:val="0"/>
          <w:sz w:val="24"/>
          <w:szCs w:val="24"/>
          <w:lang w:bidi="ar"/>
        </w:rPr>
        <w:drawing>
          <wp:inline distT="0" distB="0" distL="114300" distR="114300">
            <wp:extent cx="4580255" cy="3126740"/>
            <wp:effectExtent l="0" t="0" r="4445" b="10160"/>
            <wp:docPr id="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IMG_256"/>
                    <pic:cNvPicPr>
                      <a:picLocks noChangeAspect="1"/>
                    </pic:cNvPicPr>
                  </pic:nvPicPr>
                  <pic:blipFill>
                    <a:blip r:embed="rId29"/>
                    <a:stretch>
                      <a:fillRect/>
                    </a:stretch>
                  </pic:blipFill>
                  <pic:spPr>
                    <a:xfrm>
                      <a:off x="0" y="0"/>
                      <a:ext cx="4580255" cy="3126740"/>
                    </a:xfrm>
                    <a:prstGeom prst="rect">
                      <a:avLst/>
                    </a:prstGeom>
                    <a:noFill/>
                    <a:ln>
                      <a:noFill/>
                    </a:ln>
                  </pic:spPr>
                </pic:pic>
              </a:graphicData>
            </a:graphic>
          </wp:inline>
        </w:drawing>
      </w:r>
      <w:r>
        <w:rPr>
          <w:rFonts w:hint="default" w:ascii="Consolas" w:hAnsi="Consolas" w:cs="Consolas"/>
          <w:kern w:val="0"/>
          <w:sz w:val="24"/>
          <w:szCs w:val="24"/>
          <w:lang w:bidi="ar"/>
        </w:rPr>
        <w:fldChar w:fldCharType="end"/>
      </w:r>
    </w:p>
    <w:p>
      <w:pPr>
        <w:jc w:val="center"/>
        <w:rPr>
          <w:rFonts w:hint="default" w:ascii="Consolas" w:hAnsi="Consolas" w:cs="Consolas"/>
          <w:kern w:val="0"/>
          <w:sz w:val="24"/>
          <w:szCs w:val="24"/>
          <w:lang w:val="en-US" w:eastAsia="zh-CN" w:bidi="ar"/>
        </w:rPr>
      </w:pPr>
      <w:r>
        <w:rPr>
          <w:rFonts w:hint="default" w:ascii="Consolas" w:hAnsi="Consolas" w:cs="Consolas"/>
          <w:kern w:val="0"/>
          <w:sz w:val="24"/>
          <w:szCs w:val="24"/>
          <w:lang w:val="en-US" w:eastAsia="zh-CN" w:bidi="ar"/>
        </w:rPr>
        <w:t xml:space="preserve">Fig 6.1 agile </w:t>
      </w:r>
      <w:r>
        <w:rPr>
          <w:rFonts w:hint="default" w:ascii="Consolas" w:hAnsi="Consolas" w:cs="Consolas"/>
          <w:sz w:val="24"/>
          <w:szCs w:val="24"/>
        </w:rPr>
        <w:t>methodologies</w:t>
      </w:r>
    </w:p>
    <w:p>
      <w:pPr>
        <w:jc w:val="center"/>
        <w:rPr>
          <w:rFonts w:hint="default" w:ascii="Consolas" w:hAnsi="Consolas" w:cs="Consolas"/>
          <w:kern w:val="0"/>
          <w:sz w:val="24"/>
          <w:szCs w:val="24"/>
          <w:lang w:val="en-US" w:eastAsia="zh-CN" w:bidi="ar"/>
        </w:rPr>
      </w:pPr>
    </w:p>
    <w:p>
      <w:pPr>
        <w:jc w:val="center"/>
        <w:rPr>
          <w:rFonts w:hint="default" w:ascii="Consolas" w:hAnsi="Consolas" w:cs="Consolas"/>
          <w:kern w:val="0"/>
          <w:sz w:val="24"/>
          <w:szCs w:val="24"/>
          <w:lang w:val="en-US" w:eastAsia="zh-CN" w:bidi="ar"/>
        </w:rPr>
      </w:pPr>
    </w:p>
    <w:p>
      <w:pPr>
        <w:jc w:val="center"/>
        <w:rPr>
          <w:rFonts w:hint="default" w:ascii="Consolas" w:hAnsi="Consolas" w:cs="Consolas"/>
          <w:kern w:val="0"/>
          <w:sz w:val="24"/>
          <w:szCs w:val="24"/>
          <w:lang w:val="en-US" w:eastAsia="zh-CN" w:bidi="ar"/>
        </w:rPr>
      </w:pPr>
    </w:p>
    <w:p>
      <w:pPr>
        <w:jc w:val="center"/>
        <w:rPr>
          <w:rFonts w:hint="default" w:ascii="Consolas" w:hAnsi="Consolas" w:cs="Consolas"/>
          <w:kern w:val="0"/>
          <w:sz w:val="24"/>
          <w:szCs w:val="24"/>
          <w:lang w:val="en-US" w:eastAsia="zh-CN" w:bidi="ar"/>
        </w:rPr>
      </w:pPr>
    </w:p>
    <w:p>
      <w:pPr>
        <w:jc w:val="center"/>
        <w:rPr>
          <w:rFonts w:hint="default" w:ascii="Consolas" w:hAnsi="Consolas" w:cs="Consolas"/>
          <w:kern w:val="0"/>
          <w:sz w:val="24"/>
          <w:szCs w:val="24"/>
          <w:lang w:val="en-US" w:eastAsia="zh-CN" w:bidi="ar"/>
        </w:rPr>
      </w:pPr>
    </w:p>
    <w:p>
      <w:pPr>
        <w:pStyle w:val="3"/>
        <w:bidi w:val="0"/>
        <w:rPr>
          <w:rFonts w:hint="eastAsia"/>
        </w:rPr>
      </w:pPr>
      <w:bookmarkStart w:id="137" w:name="_Toc2002"/>
      <w:r>
        <w:rPr>
          <w:rFonts w:hint="eastAsia"/>
          <w:lang w:val="en-US" w:eastAsia="zh-CN"/>
        </w:rPr>
        <w:t>6</w:t>
      </w:r>
      <w:r>
        <w:rPr>
          <w:rFonts w:hint="eastAsia"/>
        </w:rPr>
        <w:t>.3. Version control</w:t>
      </w:r>
      <w:bookmarkEnd w:id="137"/>
      <w:r>
        <w:rPr>
          <w:rFonts w:hint="eastAsia"/>
        </w:rPr>
        <w:t xml:space="preserve"> </w:t>
      </w:r>
    </w:p>
    <w:p>
      <w:pPr>
        <w:outlineLvl w:val="1"/>
        <w:rPr>
          <w:rFonts w:hint="default" w:ascii="Consolas" w:hAnsi="Consolas" w:cs="Consolas"/>
          <w:sz w:val="24"/>
          <w:szCs w:val="24"/>
        </w:rPr>
      </w:pPr>
    </w:p>
    <w:p>
      <w:pPr>
        <w:rPr>
          <w:rFonts w:hint="default" w:ascii="Consolas" w:hAnsi="Consolas" w:cs="Consolas"/>
          <w:sz w:val="24"/>
          <w:szCs w:val="24"/>
        </w:rPr>
      </w:pPr>
      <w:r>
        <w:rPr>
          <w:rFonts w:hint="default" w:ascii="Consolas" w:hAnsi="Consolas" w:cs="Consolas"/>
          <w:sz w:val="24"/>
          <w:szCs w:val="24"/>
        </w:rPr>
        <w:t>GitHub is an online software source code hosting service platform that uses Git as a version control software. As of June 2022, GitHub has more than 57 million registered users and 190 million codebases (including at least 28 million open source codebases), making it in fact the largest code-hosting site and open source community in the world. As of January 26, 2023, GitHub is already used by over 100 million developers.</w:t>
      </w:r>
      <w:r>
        <w:rPr>
          <w:rFonts w:hint="default" w:ascii="Consolas" w:hAnsi="Consolas" w:cs="Consolas"/>
          <w:sz w:val="24"/>
          <w:szCs w:val="24"/>
          <w:lang w:val="en-US" w:eastAsia="zh-CN"/>
        </w:rPr>
        <w:t>[4]</w:t>
      </w:r>
      <w:r>
        <w:rPr>
          <w:rFonts w:hint="default" w:ascii="Consolas" w:hAnsi="Consolas" w:cs="Consolas"/>
          <w:sz w:val="24"/>
          <w:szCs w:val="24"/>
        </w:rPr>
        <w:t xml:space="preserve"> So I'll use Github to keep pushing code after every sprint.</w:t>
      </w:r>
    </w:p>
    <w:p>
      <w:pPr>
        <w:rPr>
          <w:rFonts w:hint="default" w:ascii="Consolas" w:hAnsi="Consolas" w:cs="Consolas"/>
          <w:sz w:val="24"/>
          <w:szCs w:val="24"/>
        </w:rPr>
      </w:pPr>
      <w:r>
        <w:rPr>
          <w:rFonts w:hint="default" w:ascii="Consolas" w:hAnsi="Consolas" w:cs="Consolas"/>
          <w:sz w:val="24"/>
          <w:szCs w:val="24"/>
        </w:rPr>
        <w:t>However, once the project exceeds 100MB, Github will refuse to upload it. So I only uploaded the part that designed the key code, not the whole project.</w:t>
      </w:r>
    </w:p>
    <w:p>
      <w:pPr>
        <w:rPr>
          <w:rFonts w:hint="default" w:ascii="Consolas" w:hAnsi="Consolas" w:cs="Consolas"/>
          <w:sz w:val="24"/>
          <w:szCs w:val="24"/>
        </w:rPr>
      </w:pPr>
    </w:p>
    <w:p>
      <w:pPr>
        <w:rPr>
          <w:rFonts w:hint="default" w:ascii="Consolas" w:hAnsi="Consolas" w:cs="Consolas"/>
          <w:sz w:val="24"/>
          <w:szCs w:val="24"/>
        </w:rPr>
      </w:pPr>
    </w:p>
    <w:p>
      <w:pPr>
        <w:pStyle w:val="3"/>
        <w:bidi w:val="0"/>
        <w:rPr>
          <w:rFonts w:hint="eastAsia"/>
        </w:rPr>
      </w:pPr>
      <w:bookmarkStart w:id="138" w:name="_Toc27096"/>
      <w:r>
        <w:rPr>
          <w:rFonts w:hint="eastAsia"/>
          <w:lang w:val="en-US" w:eastAsia="zh-CN"/>
        </w:rPr>
        <w:t>6</w:t>
      </w:r>
      <w:r>
        <w:rPr>
          <w:rFonts w:hint="eastAsia"/>
        </w:rPr>
        <w:t>.4. Risk Analysis</w:t>
      </w:r>
      <w:bookmarkEnd w:id="138"/>
    </w:p>
    <w:p>
      <w:pPr>
        <w:rPr>
          <w:rFonts w:hint="default" w:ascii="Consolas" w:hAnsi="Consolas" w:cs="Consolas"/>
          <w:sz w:val="24"/>
          <w:szCs w:val="24"/>
        </w:rPr>
      </w:pPr>
    </w:p>
    <w:p>
      <w:pPr>
        <w:outlineLvl w:val="1"/>
        <w:rPr>
          <w:rFonts w:hint="default" w:ascii="Consolas" w:hAnsi="Consolas" w:eastAsia="TimesNewRomanPS-BoldMT" w:cs="Consolas"/>
          <w:b/>
          <w:bCs/>
          <w:color w:val="000000"/>
          <w:kern w:val="0"/>
          <w:sz w:val="24"/>
          <w:szCs w:val="24"/>
          <w:lang w:bidi="ar"/>
        </w:rPr>
      </w:pPr>
    </w:p>
    <w:tbl>
      <w:tblPr>
        <w:tblStyle w:val="15"/>
        <w:tblW w:w="9045"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100" w:type="dxa"/>
          <w:left w:w="100" w:type="dxa"/>
          <w:bottom w:w="100" w:type="dxa"/>
          <w:right w:w="100" w:type="dxa"/>
        </w:tblCellMar>
      </w:tblPr>
      <w:tblGrid>
        <w:gridCol w:w="3000"/>
        <w:gridCol w:w="1500"/>
        <w:gridCol w:w="1695"/>
        <w:gridCol w:w="285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0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default" w:ascii="Consolas" w:hAnsi="Consolas" w:cs="Consolas"/>
                <w:color w:val="000000"/>
                <w:kern w:val="0"/>
                <w:sz w:val="24"/>
                <w:szCs w:val="24"/>
                <w:lang w:bidi="ar"/>
              </w:rPr>
              <w:t>Risk Description</w:t>
            </w:r>
          </w:p>
        </w:tc>
        <w:tc>
          <w:tcPr>
            <w:tcW w:w="150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default" w:ascii="Consolas" w:hAnsi="Consolas" w:cs="Consolas"/>
                <w:color w:val="000000"/>
                <w:kern w:val="0"/>
                <w:sz w:val="24"/>
                <w:szCs w:val="24"/>
                <w:lang w:bidi="ar"/>
              </w:rPr>
              <w:t>Risk Probability</w:t>
            </w:r>
          </w:p>
        </w:tc>
        <w:tc>
          <w:tcPr>
            <w:tcW w:w="1695"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default" w:ascii="Consolas" w:hAnsi="Consolas" w:cs="Consolas"/>
                <w:color w:val="000000"/>
                <w:kern w:val="0"/>
                <w:sz w:val="24"/>
                <w:szCs w:val="24"/>
                <w:lang w:bidi="ar"/>
              </w:rPr>
              <w:t>Risk Impact</w:t>
            </w:r>
          </w:p>
        </w:tc>
        <w:tc>
          <w:tcPr>
            <w:tcW w:w="285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default" w:ascii="Consolas" w:hAnsi="Consolas" w:cs="Consolas"/>
                <w:color w:val="000000"/>
                <w:kern w:val="0"/>
                <w:sz w:val="24"/>
                <w:szCs w:val="24"/>
                <w:lang w:bidi="ar"/>
              </w:rPr>
              <w:t xml:space="preserve"> Strategy</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0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default" w:ascii="Consolas" w:hAnsi="Consolas" w:cs="Consolas"/>
                <w:color w:val="000000"/>
                <w:kern w:val="0"/>
                <w:sz w:val="24"/>
                <w:szCs w:val="24"/>
                <w:lang w:bidi="ar"/>
              </w:rPr>
              <w:t>Underestimating engineering difficulty</w:t>
            </w:r>
          </w:p>
        </w:tc>
        <w:tc>
          <w:tcPr>
            <w:tcW w:w="150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default" w:ascii="Consolas" w:hAnsi="Consolas" w:cs="Consolas"/>
                <w:color w:val="000000"/>
                <w:kern w:val="0"/>
                <w:sz w:val="24"/>
                <w:szCs w:val="24"/>
                <w:lang w:bidi="ar"/>
              </w:rPr>
              <w:t>High</w:t>
            </w:r>
          </w:p>
        </w:tc>
        <w:tc>
          <w:tcPr>
            <w:tcW w:w="1695"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default" w:ascii="Consolas" w:hAnsi="Consolas" w:cs="Consolas"/>
                <w:color w:val="000000"/>
                <w:kern w:val="0"/>
                <w:sz w:val="24"/>
                <w:szCs w:val="24"/>
                <w:lang w:bidi="ar"/>
              </w:rPr>
              <w:t>High</w:t>
            </w:r>
          </w:p>
        </w:tc>
        <w:tc>
          <w:tcPr>
            <w:tcW w:w="2850" w:type="dxa"/>
            <w:shd w:val="clear" w:color="auto" w:fill="auto"/>
            <w:tcMar>
              <w:top w:w="100" w:type="dxa"/>
              <w:left w:w="100" w:type="dxa"/>
              <w:bottom w:w="100" w:type="dxa"/>
              <w:right w:w="100" w:type="dxa"/>
            </w:tcMar>
          </w:tcPr>
          <w:p>
            <w:pPr>
              <w:widowControl/>
              <w:jc w:val="left"/>
              <w:rPr>
                <w:rFonts w:cs="Calibri"/>
                <w:color w:val="000000"/>
                <w:kern w:val="0"/>
                <w:sz w:val="24"/>
                <w:lang w:bidi="ar"/>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0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default" w:ascii="Consolas" w:hAnsi="Consolas" w:cs="Consolas"/>
                <w:color w:val="000000"/>
                <w:kern w:val="0"/>
                <w:sz w:val="24"/>
                <w:szCs w:val="24"/>
                <w:lang w:bidi="ar"/>
              </w:rPr>
              <w:t>Contracting illness</w:t>
            </w:r>
          </w:p>
        </w:tc>
        <w:tc>
          <w:tcPr>
            <w:tcW w:w="150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default" w:ascii="Consolas" w:hAnsi="Consolas" w:cs="Consolas"/>
                <w:color w:val="000000"/>
                <w:kern w:val="0"/>
                <w:sz w:val="24"/>
                <w:szCs w:val="24"/>
                <w:lang w:bidi="ar"/>
              </w:rPr>
              <w:t>Low</w:t>
            </w:r>
          </w:p>
        </w:tc>
        <w:tc>
          <w:tcPr>
            <w:tcW w:w="1695"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default" w:ascii="Consolas" w:hAnsi="Consolas" w:cs="Consolas"/>
                <w:color w:val="000000"/>
                <w:kern w:val="0"/>
                <w:sz w:val="24"/>
                <w:szCs w:val="24"/>
                <w:lang w:bidi="ar"/>
              </w:rPr>
              <w:t>Low</w:t>
            </w:r>
          </w:p>
        </w:tc>
        <w:tc>
          <w:tcPr>
            <w:tcW w:w="285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default" w:ascii="Consolas" w:hAnsi="Consolas" w:cs="Consolas"/>
                <w:color w:val="000000"/>
                <w:kern w:val="0"/>
                <w:sz w:val="24"/>
                <w:szCs w:val="24"/>
                <w:lang w:bidi="ar"/>
              </w:rPr>
              <w:t>Avoiding Sickness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0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default" w:ascii="Consolas" w:hAnsi="Consolas" w:cs="Consolas"/>
                <w:color w:val="000000"/>
                <w:kern w:val="0"/>
                <w:sz w:val="24"/>
                <w:szCs w:val="24"/>
                <w:lang w:bidi="ar"/>
              </w:rPr>
              <w:t>Inability to meet deadlines</w:t>
            </w:r>
          </w:p>
        </w:tc>
        <w:tc>
          <w:tcPr>
            <w:tcW w:w="1500" w:type="dxa"/>
            <w:shd w:val="clear" w:color="auto" w:fill="auto"/>
            <w:tcMar>
              <w:top w:w="100" w:type="dxa"/>
              <w:left w:w="100" w:type="dxa"/>
              <w:bottom w:w="100" w:type="dxa"/>
              <w:right w:w="100" w:type="dxa"/>
            </w:tcMar>
          </w:tcPr>
          <w:p>
            <w:pPr>
              <w:widowControl/>
              <w:jc w:val="left"/>
              <w:rPr>
                <w:rFonts w:hint="default" w:eastAsia="宋体" w:cs="Calibri"/>
                <w:color w:val="000000"/>
                <w:kern w:val="0"/>
                <w:sz w:val="24"/>
                <w:lang w:val="en-US" w:eastAsia="zh-CN" w:bidi="ar"/>
              </w:rPr>
            </w:pPr>
            <w:r>
              <w:rPr>
                <w:rFonts w:hint="default" w:ascii="Consolas" w:hAnsi="Consolas" w:cs="Consolas"/>
                <w:color w:val="000000"/>
                <w:kern w:val="0"/>
                <w:sz w:val="24"/>
                <w:szCs w:val="24"/>
                <w:lang w:bidi="ar"/>
              </w:rPr>
              <w:t>Med</w:t>
            </w:r>
            <w:r>
              <w:rPr>
                <w:rFonts w:hint="default" w:ascii="Consolas" w:hAnsi="Consolas" w:cs="Consolas"/>
                <w:color w:val="000000"/>
                <w:kern w:val="0"/>
                <w:sz w:val="24"/>
                <w:szCs w:val="24"/>
                <w:lang w:val="en-US" w:eastAsia="zh-CN" w:bidi="ar"/>
              </w:rPr>
              <w:t>ium</w:t>
            </w:r>
          </w:p>
        </w:tc>
        <w:tc>
          <w:tcPr>
            <w:tcW w:w="1695" w:type="dxa"/>
            <w:shd w:val="clear" w:color="auto" w:fill="auto"/>
            <w:tcMar>
              <w:top w:w="100" w:type="dxa"/>
              <w:left w:w="100" w:type="dxa"/>
              <w:bottom w:w="100" w:type="dxa"/>
              <w:right w:w="100" w:type="dxa"/>
            </w:tcMar>
          </w:tcPr>
          <w:p>
            <w:pPr>
              <w:widowControl/>
              <w:jc w:val="left"/>
              <w:rPr>
                <w:rFonts w:hint="default" w:eastAsia="宋体" w:cs="Calibri"/>
                <w:color w:val="000000"/>
                <w:kern w:val="0"/>
                <w:sz w:val="24"/>
                <w:lang w:val="en-US" w:eastAsia="zh-CN" w:bidi="ar"/>
              </w:rPr>
            </w:pPr>
            <w:r>
              <w:rPr>
                <w:rFonts w:hint="default" w:ascii="Consolas" w:hAnsi="Consolas" w:cs="Consolas"/>
                <w:color w:val="000000"/>
                <w:kern w:val="0"/>
                <w:sz w:val="24"/>
                <w:szCs w:val="24"/>
                <w:lang w:bidi="ar"/>
              </w:rPr>
              <w:t>Med</w:t>
            </w:r>
            <w:r>
              <w:rPr>
                <w:rFonts w:hint="default" w:ascii="Consolas" w:hAnsi="Consolas" w:cs="Consolas"/>
                <w:color w:val="000000"/>
                <w:kern w:val="0"/>
                <w:sz w:val="24"/>
                <w:szCs w:val="24"/>
                <w:lang w:val="en-US" w:eastAsia="zh-CN" w:bidi="ar"/>
              </w:rPr>
              <w:t>ium</w:t>
            </w:r>
          </w:p>
        </w:tc>
        <w:tc>
          <w:tcPr>
            <w:tcW w:w="2850" w:type="dxa"/>
            <w:shd w:val="clear" w:color="auto" w:fill="auto"/>
            <w:tcMar>
              <w:top w:w="100" w:type="dxa"/>
              <w:left w:w="100" w:type="dxa"/>
              <w:bottom w:w="100" w:type="dxa"/>
              <w:right w:w="100" w:type="dxa"/>
            </w:tcMar>
          </w:tcPr>
          <w:p>
            <w:pPr>
              <w:widowControl/>
              <w:jc w:val="left"/>
              <w:rPr>
                <w:rFonts w:cs="Calibri"/>
                <w:color w:val="000000"/>
                <w:kern w:val="0"/>
                <w:sz w:val="24"/>
                <w:lang w:bidi="ar"/>
              </w:rPr>
            </w:pP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0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default" w:ascii="Consolas" w:hAnsi="Consolas" w:cs="Consolas"/>
                <w:color w:val="000000"/>
                <w:kern w:val="0"/>
                <w:sz w:val="24"/>
                <w:szCs w:val="24"/>
                <w:lang w:bidi="ar"/>
              </w:rPr>
              <w:t>Lose of Report/Documentation</w:t>
            </w:r>
          </w:p>
        </w:tc>
        <w:tc>
          <w:tcPr>
            <w:tcW w:w="150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default" w:ascii="Consolas" w:hAnsi="Consolas" w:cs="Consolas"/>
                <w:color w:val="000000"/>
                <w:kern w:val="0"/>
                <w:sz w:val="24"/>
                <w:szCs w:val="24"/>
                <w:lang w:bidi="ar"/>
              </w:rPr>
              <w:t>Low</w:t>
            </w:r>
          </w:p>
        </w:tc>
        <w:tc>
          <w:tcPr>
            <w:tcW w:w="1695"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default" w:ascii="Consolas" w:hAnsi="Consolas" w:cs="Consolas"/>
                <w:color w:val="000000"/>
                <w:kern w:val="0"/>
                <w:sz w:val="24"/>
                <w:szCs w:val="24"/>
                <w:lang w:bidi="ar"/>
              </w:rPr>
              <w:t>High</w:t>
            </w:r>
          </w:p>
        </w:tc>
        <w:tc>
          <w:tcPr>
            <w:tcW w:w="285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default" w:ascii="Consolas" w:hAnsi="Consolas" w:cs="Consolas"/>
                <w:color w:val="000000"/>
                <w:kern w:val="0"/>
                <w:sz w:val="24"/>
                <w:szCs w:val="24"/>
                <w:lang w:bidi="ar"/>
              </w:rPr>
              <w:t>Documents are stored on Baidu Cloud and regular copies are stored locally on several devices.</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100" w:type="dxa"/>
            <w:left w:w="100" w:type="dxa"/>
            <w:bottom w:w="100" w:type="dxa"/>
            <w:right w:w="100" w:type="dxa"/>
          </w:tblCellMar>
        </w:tblPrEx>
        <w:tc>
          <w:tcPr>
            <w:tcW w:w="300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default" w:ascii="Consolas" w:hAnsi="Consolas" w:cs="Consolas"/>
                <w:color w:val="000000"/>
                <w:kern w:val="0"/>
                <w:sz w:val="24"/>
                <w:szCs w:val="24"/>
                <w:lang w:bidi="ar"/>
              </w:rPr>
              <w:t>Lose of Project/Workspace</w:t>
            </w:r>
          </w:p>
        </w:tc>
        <w:tc>
          <w:tcPr>
            <w:tcW w:w="150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default" w:ascii="Consolas" w:hAnsi="Consolas" w:cs="Consolas"/>
                <w:color w:val="000000"/>
                <w:kern w:val="0"/>
                <w:sz w:val="24"/>
                <w:szCs w:val="24"/>
                <w:lang w:bidi="ar"/>
              </w:rPr>
              <w:t>Med</w:t>
            </w:r>
          </w:p>
        </w:tc>
        <w:tc>
          <w:tcPr>
            <w:tcW w:w="1695"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default" w:ascii="Consolas" w:hAnsi="Consolas" w:cs="Consolas"/>
                <w:color w:val="000000"/>
                <w:kern w:val="0"/>
                <w:sz w:val="24"/>
                <w:szCs w:val="24"/>
                <w:lang w:bidi="ar"/>
              </w:rPr>
              <w:t>High</w:t>
            </w:r>
          </w:p>
        </w:tc>
        <w:tc>
          <w:tcPr>
            <w:tcW w:w="2850" w:type="dxa"/>
            <w:shd w:val="clear" w:color="auto" w:fill="auto"/>
            <w:tcMar>
              <w:top w:w="100" w:type="dxa"/>
              <w:left w:w="100" w:type="dxa"/>
              <w:bottom w:w="100" w:type="dxa"/>
              <w:right w:w="100" w:type="dxa"/>
            </w:tcMar>
          </w:tcPr>
          <w:p>
            <w:pPr>
              <w:widowControl/>
              <w:jc w:val="left"/>
              <w:rPr>
                <w:rFonts w:cs="Calibri"/>
                <w:color w:val="000000"/>
                <w:kern w:val="0"/>
                <w:sz w:val="24"/>
                <w:lang w:bidi="ar"/>
              </w:rPr>
            </w:pPr>
            <w:r>
              <w:rPr>
                <w:rFonts w:hint="default" w:ascii="Consolas" w:hAnsi="Consolas" w:cs="Consolas"/>
                <w:color w:val="000000"/>
                <w:kern w:val="0"/>
                <w:sz w:val="24"/>
                <w:szCs w:val="24"/>
                <w:lang w:val="en-US" w:eastAsia="zh-CN" w:bidi="ar"/>
              </w:rPr>
              <w:t>Project</w:t>
            </w:r>
            <w:r>
              <w:rPr>
                <w:rFonts w:hint="default" w:ascii="Consolas" w:hAnsi="Consolas" w:cs="Consolas"/>
                <w:color w:val="000000"/>
                <w:kern w:val="0"/>
                <w:sz w:val="24"/>
                <w:szCs w:val="24"/>
                <w:lang w:bidi="ar"/>
              </w:rPr>
              <w:t xml:space="preserve"> are stored on Baidu cloud disk, and regular copies are stored on multiple local devices.</w:t>
            </w:r>
          </w:p>
        </w:tc>
      </w:tr>
    </w:tbl>
    <w:p>
      <w:pPr>
        <w:rPr>
          <w:rFonts w:hint="default" w:ascii="Consolas" w:hAnsi="Consolas" w:cs="Consolas"/>
          <w:sz w:val="24"/>
          <w:szCs w:val="24"/>
        </w:rPr>
      </w:pPr>
    </w:p>
    <w:p>
      <w:pPr>
        <w:pStyle w:val="2"/>
        <w:numPr>
          <w:ilvl w:val="0"/>
          <w:numId w:val="7"/>
        </w:numPr>
        <w:bidi w:val="0"/>
        <w:ind w:left="0" w:leftChars="0" w:firstLine="0" w:firstLineChars="0"/>
        <w:rPr>
          <w:rFonts w:hint="eastAsia"/>
          <w:lang w:val="en-US" w:eastAsia="zh-CN"/>
        </w:rPr>
      </w:pPr>
      <w:bookmarkStart w:id="139" w:name="_Toc18120"/>
      <w:r>
        <w:rPr>
          <w:rFonts w:hint="eastAsia"/>
          <w:lang w:val="en-US" w:eastAsia="zh-CN"/>
        </w:rPr>
        <w:t>Appendices</w:t>
      </w:r>
      <w:bookmarkEnd w:id="139"/>
      <w:r>
        <w:rPr>
          <w:rFonts w:hint="eastAsia"/>
          <w:lang w:val="en-US" w:eastAsia="zh-CN"/>
        </w:rPr>
        <w:t xml:space="preserve"> </w:t>
      </w:r>
    </w:p>
    <w:p>
      <w:pPr>
        <w:numPr>
          <w:ilvl w:val="0"/>
          <w:numId w:val="0"/>
        </w:numPr>
        <w:outlineLvl w:val="1"/>
        <w:rPr>
          <w:rFonts w:hint="default" w:ascii="Consolas" w:hAnsi="Consolas" w:eastAsia="TimesNewRomanPS-BoldMT" w:cs="Consolas"/>
          <w:b/>
          <w:bCs/>
          <w:color w:val="000000"/>
          <w:kern w:val="0"/>
          <w:sz w:val="24"/>
          <w:szCs w:val="24"/>
          <w:lang w:bidi="ar"/>
        </w:rPr>
      </w:pPr>
      <w:r>
        <w:rPr>
          <w:rFonts w:hint="default" w:ascii="Consolas" w:hAnsi="Consolas" w:eastAsia="TimesNewRomanPS-BoldMT" w:cs="Consolas"/>
          <w:b/>
          <w:bCs/>
          <w:color w:val="000000"/>
          <w:kern w:val="0"/>
          <w:sz w:val="24"/>
          <w:szCs w:val="24"/>
          <w:lang w:val="en-US" w:eastAsia="zh-CN" w:bidi="ar"/>
        </w:rPr>
        <w:t xml:space="preserve"> </w:t>
      </w:r>
    </w:p>
    <w:p>
      <w:pPr>
        <w:pStyle w:val="3"/>
        <w:numPr>
          <w:ilvl w:val="0"/>
          <w:numId w:val="0"/>
        </w:numPr>
        <w:bidi w:val="0"/>
        <w:ind w:leftChars="0"/>
        <w:rPr>
          <w:rFonts w:hint="default"/>
          <w:lang w:val="en-US" w:eastAsia="zh-CN"/>
        </w:rPr>
      </w:pPr>
      <w:bookmarkStart w:id="140" w:name="_Toc11361"/>
      <w:r>
        <w:rPr>
          <w:rFonts w:hint="eastAsia"/>
          <w:lang w:val="en-US" w:eastAsia="zh-CN"/>
        </w:rPr>
        <w:t xml:space="preserve">7.1 </w:t>
      </w:r>
      <w:r>
        <w:rPr>
          <w:rFonts w:hint="default"/>
          <w:lang w:val="en-US" w:eastAsia="zh-CN"/>
        </w:rPr>
        <w:t>References</w:t>
      </w:r>
      <w:bookmarkEnd w:id="140"/>
      <w:r>
        <w:rPr>
          <w:rFonts w:hint="default"/>
          <w:lang w:val="en-US" w:eastAsia="zh-CN"/>
        </w:rPr>
        <w:t xml:space="preserve"> </w:t>
      </w:r>
    </w:p>
    <w:p>
      <w:pPr>
        <w:widowControl w:val="0"/>
        <w:numPr>
          <w:ilvl w:val="0"/>
          <w:numId w:val="0"/>
        </w:numPr>
        <w:jc w:val="both"/>
        <w:outlineLvl w:val="1"/>
        <w:rPr>
          <w:rFonts w:hint="default" w:ascii="Consolas" w:hAnsi="Consolas" w:eastAsia="TimesNewRomanPS-BoldMT" w:cs="Consolas"/>
          <w:b/>
          <w:bCs/>
          <w:color w:val="000000"/>
          <w:kern w:val="0"/>
          <w:sz w:val="24"/>
          <w:szCs w:val="24"/>
          <w:lang w:val="en-US" w:eastAsia="zh-CN" w:bidi="ar"/>
        </w:rPr>
      </w:pPr>
    </w:p>
    <w:p>
      <w:pPr>
        <w:pStyle w:val="19"/>
        <w:numPr>
          <w:ilvl w:val="0"/>
          <w:numId w:val="8"/>
        </w:numPr>
      </w:pPr>
      <w:r>
        <w:fldChar w:fldCharType="begin"/>
      </w:r>
      <w:r>
        <w:instrText xml:space="preserve"> HYPERLINK "https://en.wikipedia.org/wiki/Side-scrolling_video_game" </w:instrText>
      </w:r>
      <w:r>
        <w:fldChar w:fldCharType="separate"/>
      </w:r>
      <w:r>
        <w:rPr>
          <w:rStyle w:val="14"/>
        </w:rPr>
        <w:t>Side-scrolling video game - Wikipedia</w:t>
      </w:r>
      <w:r>
        <w:rPr>
          <w:rStyle w:val="14"/>
        </w:rPr>
        <w:fldChar w:fldCharType="end"/>
      </w:r>
    </w:p>
    <w:p>
      <w:pPr>
        <w:pStyle w:val="19"/>
        <w:numPr>
          <w:ilvl w:val="0"/>
          <w:numId w:val="8"/>
        </w:numPr>
      </w:pPr>
      <w:r>
        <w:fldChar w:fldCharType="begin"/>
      </w:r>
      <w:r>
        <w:instrText xml:space="preserve"> HYPERLINK "https://en.wikipedia.org/wiki/Tower_defense" </w:instrText>
      </w:r>
      <w:r>
        <w:fldChar w:fldCharType="separate"/>
      </w:r>
      <w:r>
        <w:rPr>
          <w:rStyle w:val="14"/>
        </w:rPr>
        <w:t>Tower defense - Wikipedia</w:t>
      </w:r>
      <w:r>
        <w:rPr>
          <w:rStyle w:val="14"/>
        </w:rPr>
        <w:fldChar w:fldCharType="end"/>
      </w:r>
    </w:p>
    <w:p>
      <w:pPr>
        <w:pStyle w:val="19"/>
        <w:numPr>
          <w:ilvl w:val="0"/>
          <w:numId w:val="8"/>
        </w:numPr>
      </w:pPr>
      <w:r>
        <w:fldChar w:fldCharType="begin"/>
      </w:r>
      <w:r>
        <w:instrText xml:space="preserve"> HYPERLINK "https://en.wikipedia.org/wiki/Godot_(game_engine)" </w:instrText>
      </w:r>
      <w:r>
        <w:fldChar w:fldCharType="separate"/>
      </w:r>
      <w:r>
        <w:rPr>
          <w:rStyle w:val="14"/>
        </w:rPr>
        <w:t>Godot (game engine) - Wikipedia</w:t>
      </w:r>
      <w:r>
        <w:rPr>
          <w:rStyle w:val="14"/>
        </w:rPr>
        <w:fldChar w:fldCharType="end"/>
      </w:r>
    </w:p>
    <w:p>
      <w:pPr>
        <w:pStyle w:val="19"/>
        <w:numPr>
          <w:ilvl w:val="0"/>
          <w:numId w:val="8"/>
        </w:numPr>
      </w:pPr>
      <w:r>
        <w:rPr>
          <w:rFonts w:ascii="宋体" w:hAnsi="宋体" w:eastAsia="宋体" w:cs="宋体"/>
          <w:sz w:val="24"/>
          <w:szCs w:val="24"/>
        </w:rPr>
        <w:fldChar w:fldCharType="begin"/>
      </w:r>
      <w:r>
        <w:rPr>
          <w:rFonts w:ascii="宋体" w:hAnsi="宋体" w:eastAsia="宋体" w:cs="宋体"/>
          <w:sz w:val="24"/>
          <w:szCs w:val="24"/>
        </w:rPr>
        <w:instrText xml:space="preserve"> HYPERLINK "https://zh.wikipedia.org/wiki/GitHub" </w:instrText>
      </w:r>
      <w:r>
        <w:rPr>
          <w:rFonts w:ascii="宋体" w:hAnsi="宋体" w:eastAsia="宋体" w:cs="宋体"/>
          <w:sz w:val="24"/>
          <w:szCs w:val="24"/>
        </w:rPr>
        <w:fldChar w:fldCharType="separate"/>
      </w:r>
      <w:r>
        <w:rPr>
          <w:rStyle w:val="14"/>
          <w:rFonts w:ascii="宋体" w:hAnsi="宋体" w:eastAsia="宋体" w:cs="宋体"/>
          <w:sz w:val="24"/>
          <w:szCs w:val="24"/>
        </w:rPr>
        <w:t>GitHub - 维基百科，自由的百科全书 (wikipedia.org)</w:t>
      </w:r>
      <w:r>
        <w:rPr>
          <w:rFonts w:ascii="宋体" w:hAnsi="宋体" w:eastAsia="宋体" w:cs="宋体"/>
          <w:sz w:val="24"/>
          <w:szCs w:val="24"/>
        </w:rPr>
        <w:fldChar w:fldCharType="end"/>
      </w:r>
    </w:p>
    <w:p>
      <w:pPr>
        <w:pStyle w:val="19"/>
        <w:numPr>
          <w:ilvl w:val="0"/>
          <w:numId w:val="8"/>
        </w:numPr>
      </w:pPr>
      <w:r>
        <w:rPr>
          <w:rFonts w:ascii="宋体" w:hAnsi="宋体" w:eastAsia="宋体" w:cs="宋体"/>
          <w:sz w:val="24"/>
          <w:szCs w:val="24"/>
        </w:rPr>
        <w:fldChar w:fldCharType="begin"/>
      </w:r>
      <w:r>
        <w:rPr>
          <w:rFonts w:ascii="宋体" w:hAnsi="宋体" w:eastAsia="宋体" w:cs="宋体"/>
          <w:sz w:val="24"/>
          <w:szCs w:val="24"/>
        </w:rPr>
        <w:instrText xml:space="preserve"> HYPERLINK "https://docs.godotengine.org/en/stable/" </w:instrText>
      </w:r>
      <w:r>
        <w:rPr>
          <w:rFonts w:ascii="宋体" w:hAnsi="宋体" w:eastAsia="宋体" w:cs="宋体"/>
          <w:sz w:val="24"/>
          <w:szCs w:val="24"/>
        </w:rPr>
        <w:fldChar w:fldCharType="separate"/>
      </w:r>
      <w:r>
        <w:rPr>
          <w:rStyle w:val="14"/>
          <w:rFonts w:ascii="宋体" w:hAnsi="宋体" w:eastAsia="宋体" w:cs="宋体"/>
          <w:sz w:val="24"/>
          <w:szCs w:val="24"/>
        </w:rPr>
        <w:t>Godot Docs – 4.2 branch — Godot Engine (stable) documentation in English</w:t>
      </w:r>
      <w:r>
        <w:rPr>
          <w:rFonts w:ascii="宋体" w:hAnsi="宋体" w:eastAsia="宋体" w:cs="宋体"/>
          <w:sz w:val="24"/>
          <w:szCs w:val="24"/>
        </w:rPr>
        <w:fldChar w:fldCharType="end"/>
      </w:r>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onsolas">
    <w:panose1 w:val="020B0609020204030204"/>
    <w:charset w:val="00"/>
    <w:family w:val="auto"/>
    <w:pitch w:val="default"/>
    <w:sig w:usb0="E00006FF" w:usb1="0000FCFF" w:usb2="00000001" w:usb3="00000000" w:csb0="6000019F" w:csb1="DFD70000"/>
  </w:font>
  <w:font w:name="等线 Light">
    <w:panose1 w:val="02010600030101010101"/>
    <w:charset w:val="86"/>
    <w:family w:val="auto"/>
    <w:pitch w:val="default"/>
    <w:sig w:usb0="A00002BF" w:usb1="38CF7CFA" w:usb2="00000016" w:usb3="00000000" w:csb0="0004000F" w:csb1="00000000"/>
  </w:font>
  <w:font w:name="TimesNewRomanPS-BoldMT">
    <w:altName w:val="Times New Roma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lt8PCTICAABjBAAADgAAAAAAAAABACAAAAAfAQAAZHJzL2Uyb0RvYy54bWxQSwUG&#10;AAAAAAYABgBZAQAAww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487800"/>
    <w:multiLevelType w:val="singleLevel"/>
    <w:tmpl w:val="83487800"/>
    <w:lvl w:ilvl="0" w:tentative="0">
      <w:start w:val="2"/>
      <w:numFmt w:val="decimal"/>
      <w:suff w:val="space"/>
      <w:lvlText w:val="%1."/>
      <w:lvlJc w:val="left"/>
    </w:lvl>
  </w:abstractNum>
  <w:abstractNum w:abstractNumId="1">
    <w:nsid w:val="AC5620AC"/>
    <w:multiLevelType w:val="singleLevel"/>
    <w:tmpl w:val="AC5620AC"/>
    <w:lvl w:ilvl="0" w:tentative="0">
      <w:start w:val="1"/>
      <w:numFmt w:val="bullet"/>
      <w:lvlText w:val=""/>
      <w:lvlJc w:val="left"/>
      <w:pPr>
        <w:ind w:left="420" w:hanging="420"/>
      </w:pPr>
      <w:rPr>
        <w:rFonts w:hint="default" w:ascii="Wingdings" w:hAnsi="Wingdings"/>
      </w:rPr>
    </w:lvl>
  </w:abstractNum>
  <w:abstractNum w:abstractNumId="2">
    <w:nsid w:val="C746C7C8"/>
    <w:multiLevelType w:val="multilevel"/>
    <w:tmpl w:val="C746C7C8"/>
    <w:lvl w:ilvl="0" w:tentative="0">
      <w:start w:val="1"/>
      <w:numFmt w:val="bullet"/>
      <w:lvlText w:val=""/>
      <w:lvlJc w:val="left"/>
      <w:pPr>
        <w:ind w:left="846" w:hanging="420"/>
      </w:pPr>
      <w:rPr>
        <w:rFonts w:hint="default" w:ascii="Wingdings" w:hAnsi="Wingdings"/>
      </w:rPr>
    </w:lvl>
    <w:lvl w:ilvl="1" w:tentative="0">
      <w:start w:val="1"/>
      <w:numFmt w:val="bullet"/>
      <w:lvlText w:val=""/>
      <w:lvlJc w:val="left"/>
      <w:pPr>
        <w:tabs>
          <w:tab w:val="left" w:pos="840"/>
        </w:tabs>
        <w:ind w:left="1266" w:leftChars="0" w:hanging="420" w:firstLineChars="0"/>
      </w:pPr>
      <w:rPr>
        <w:rFonts w:hint="default" w:ascii="Wingdings" w:hAnsi="Wingdings"/>
      </w:rPr>
    </w:lvl>
    <w:lvl w:ilvl="2" w:tentative="0">
      <w:start w:val="1"/>
      <w:numFmt w:val="bullet"/>
      <w:lvlText w:val=""/>
      <w:lvlJc w:val="left"/>
      <w:pPr>
        <w:tabs>
          <w:tab w:val="left" w:pos="1260"/>
        </w:tabs>
        <w:ind w:left="1686" w:leftChars="0" w:hanging="420" w:firstLineChars="0"/>
      </w:pPr>
      <w:rPr>
        <w:rFonts w:hint="default" w:ascii="Wingdings" w:hAnsi="Wingdings"/>
      </w:rPr>
    </w:lvl>
    <w:lvl w:ilvl="3" w:tentative="0">
      <w:start w:val="1"/>
      <w:numFmt w:val="bullet"/>
      <w:lvlText w:val=""/>
      <w:lvlJc w:val="left"/>
      <w:pPr>
        <w:tabs>
          <w:tab w:val="left" w:pos="1680"/>
        </w:tabs>
        <w:ind w:left="2106" w:leftChars="0" w:hanging="420" w:firstLineChars="0"/>
      </w:pPr>
      <w:rPr>
        <w:rFonts w:hint="default" w:ascii="Wingdings" w:hAnsi="Wingdings"/>
      </w:rPr>
    </w:lvl>
    <w:lvl w:ilvl="4" w:tentative="0">
      <w:start w:val="1"/>
      <w:numFmt w:val="bullet"/>
      <w:lvlText w:val=""/>
      <w:lvlJc w:val="left"/>
      <w:pPr>
        <w:tabs>
          <w:tab w:val="left" w:pos="2100"/>
        </w:tabs>
        <w:ind w:left="2526" w:leftChars="0" w:hanging="420" w:firstLineChars="0"/>
      </w:pPr>
      <w:rPr>
        <w:rFonts w:hint="default" w:ascii="Wingdings" w:hAnsi="Wingdings"/>
      </w:rPr>
    </w:lvl>
    <w:lvl w:ilvl="5" w:tentative="0">
      <w:start w:val="1"/>
      <w:numFmt w:val="bullet"/>
      <w:lvlText w:val=""/>
      <w:lvlJc w:val="left"/>
      <w:pPr>
        <w:tabs>
          <w:tab w:val="left" w:pos="2520"/>
        </w:tabs>
        <w:ind w:left="2946" w:leftChars="0" w:hanging="420" w:firstLineChars="0"/>
      </w:pPr>
      <w:rPr>
        <w:rFonts w:hint="default" w:ascii="Wingdings" w:hAnsi="Wingdings"/>
      </w:rPr>
    </w:lvl>
    <w:lvl w:ilvl="6" w:tentative="0">
      <w:start w:val="1"/>
      <w:numFmt w:val="bullet"/>
      <w:lvlText w:val=""/>
      <w:lvlJc w:val="left"/>
      <w:pPr>
        <w:tabs>
          <w:tab w:val="left" w:pos="2940"/>
        </w:tabs>
        <w:ind w:left="3366" w:leftChars="0" w:hanging="420" w:firstLineChars="0"/>
      </w:pPr>
      <w:rPr>
        <w:rFonts w:hint="default" w:ascii="Wingdings" w:hAnsi="Wingdings"/>
      </w:rPr>
    </w:lvl>
    <w:lvl w:ilvl="7" w:tentative="0">
      <w:start w:val="1"/>
      <w:numFmt w:val="bullet"/>
      <w:lvlText w:val=""/>
      <w:lvlJc w:val="left"/>
      <w:pPr>
        <w:tabs>
          <w:tab w:val="left" w:pos="3360"/>
        </w:tabs>
        <w:ind w:left="3786" w:leftChars="0" w:hanging="420" w:firstLineChars="0"/>
      </w:pPr>
      <w:rPr>
        <w:rFonts w:hint="default" w:ascii="Wingdings" w:hAnsi="Wingdings"/>
      </w:rPr>
    </w:lvl>
    <w:lvl w:ilvl="8" w:tentative="0">
      <w:start w:val="1"/>
      <w:numFmt w:val="bullet"/>
      <w:lvlText w:val=""/>
      <w:lvlJc w:val="left"/>
      <w:pPr>
        <w:tabs>
          <w:tab w:val="left" w:pos="3780"/>
        </w:tabs>
        <w:ind w:left="4206" w:leftChars="0" w:hanging="420" w:firstLineChars="0"/>
      </w:pPr>
      <w:rPr>
        <w:rFonts w:hint="default" w:ascii="Wingdings" w:hAnsi="Wingdings"/>
      </w:rPr>
    </w:lvl>
  </w:abstractNum>
  <w:abstractNum w:abstractNumId="3">
    <w:nsid w:val="F48DC402"/>
    <w:multiLevelType w:val="singleLevel"/>
    <w:tmpl w:val="F48DC402"/>
    <w:lvl w:ilvl="0" w:tentative="0">
      <w:start w:val="1"/>
      <w:numFmt w:val="bullet"/>
      <w:lvlText w:val=""/>
      <w:lvlJc w:val="left"/>
      <w:pPr>
        <w:ind w:left="420" w:hanging="420"/>
      </w:pPr>
      <w:rPr>
        <w:rFonts w:hint="default" w:ascii="Wingdings" w:hAnsi="Wingdings"/>
      </w:rPr>
    </w:lvl>
  </w:abstractNum>
  <w:abstractNum w:abstractNumId="4">
    <w:nsid w:val="38A556D8"/>
    <w:multiLevelType w:val="multilevel"/>
    <w:tmpl w:val="38A556D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61CC2CD5"/>
    <w:multiLevelType w:val="multilevel"/>
    <w:tmpl w:val="61CC2CD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710B01D5"/>
    <w:multiLevelType w:val="multilevel"/>
    <w:tmpl w:val="710B01D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7915084B"/>
    <w:multiLevelType w:val="singleLevel"/>
    <w:tmpl w:val="7915084B"/>
    <w:lvl w:ilvl="0" w:tentative="0">
      <w:start w:val="6"/>
      <w:numFmt w:val="decimal"/>
      <w:suff w:val="space"/>
      <w:lvlText w:val="%1."/>
      <w:lvlJc w:val="left"/>
    </w:lvl>
  </w:abstractNum>
  <w:num w:numId="1">
    <w:abstractNumId w:val="4"/>
  </w:num>
  <w:num w:numId="2">
    <w:abstractNumId w:val="6"/>
  </w:num>
  <w:num w:numId="3">
    <w:abstractNumId w:val="2"/>
  </w:num>
  <w:num w:numId="4">
    <w:abstractNumId w:val="0"/>
  </w:num>
  <w:num w:numId="5">
    <w:abstractNumId w:val="3"/>
  </w:num>
  <w:num w:numId="6">
    <w:abstractNumId w:val="1"/>
  </w:num>
  <w:num w:numId="7">
    <w:abstractNumId w:val="7"/>
  </w:num>
  <w:num w:numId="8">
    <w:abstractNumId w:val="5"/>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long liu">
    <w15:presenceInfo w15:providerId="Windows Live" w15:userId="e5d521e39f994a1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WUxYjQxYmFkZmVmYjk0ZTRmMTUwM2EwMmJiMDFkNTUifQ=="/>
  </w:docVars>
  <w:rsids>
    <w:rsidRoot w:val="00EA2429"/>
    <w:rsid w:val="00091EA3"/>
    <w:rsid w:val="00135929"/>
    <w:rsid w:val="001A3F89"/>
    <w:rsid w:val="001E77C1"/>
    <w:rsid w:val="002C6887"/>
    <w:rsid w:val="006E45C2"/>
    <w:rsid w:val="0083556F"/>
    <w:rsid w:val="00851B49"/>
    <w:rsid w:val="008F78A5"/>
    <w:rsid w:val="0092711F"/>
    <w:rsid w:val="00A71A9D"/>
    <w:rsid w:val="00BB082B"/>
    <w:rsid w:val="00DB6F1C"/>
    <w:rsid w:val="00E304E1"/>
    <w:rsid w:val="00E403FB"/>
    <w:rsid w:val="00EA2429"/>
    <w:rsid w:val="00F9555A"/>
    <w:rsid w:val="011746DD"/>
    <w:rsid w:val="02C61DCD"/>
    <w:rsid w:val="041D5D2D"/>
    <w:rsid w:val="04476C6C"/>
    <w:rsid w:val="048E56D2"/>
    <w:rsid w:val="04C4541E"/>
    <w:rsid w:val="05990531"/>
    <w:rsid w:val="099C7E68"/>
    <w:rsid w:val="09BE21E4"/>
    <w:rsid w:val="0AF01559"/>
    <w:rsid w:val="0D1769BC"/>
    <w:rsid w:val="0F06387E"/>
    <w:rsid w:val="0F07012F"/>
    <w:rsid w:val="0F4541BD"/>
    <w:rsid w:val="0FE6364E"/>
    <w:rsid w:val="114A1BBA"/>
    <w:rsid w:val="121467EF"/>
    <w:rsid w:val="128751A6"/>
    <w:rsid w:val="12B90F04"/>
    <w:rsid w:val="14436C68"/>
    <w:rsid w:val="156E6427"/>
    <w:rsid w:val="16A13043"/>
    <w:rsid w:val="17B32B69"/>
    <w:rsid w:val="17F02BDE"/>
    <w:rsid w:val="19386F15"/>
    <w:rsid w:val="19C2115F"/>
    <w:rsid w:val="1A712403"/>
    <w:rsid w:val="1ADF189C"/>
    <w:rsid w:val="1C4457DB"/>
    <w:rsid w:val="1C4F1E80"/>
    <w:rsid w:val="1C6B037B"/>
    <w:rsid w:val="1FDE7CE8"/>
    <w:rsid w:val="202225D7"/>
    <w:rsid w:val="204B4C06"/>
    <w:rsid w:val="221D779E"/>
    <w:rsid w:val="22EC228A"/>
    <w:rsid w:val="241D112B"/>
    <w:rsid w:val="261D0D75"/>
    <w:rsid w:val="26365B3A"/>
    <w:rsid w:val="26EA01B2"/>
    <w:rsid w:val="273B3FA7"/>
    <w:rsid w:val="27734588"/>
    <w:rsid w:val="287C6B11"/>
    <w:rsid w:val="29302B74"/>
    <w:rsid w:val="2CE428CC"/>
    <w:rsid w:val="2DDE4AEF"/>
    <w:rsid w:val="2EE0127F"/>
    <w:rsid w:val="30362309"/>
    <w:rsid w:val="311F6ADB"/>
    <w:rsid w:val="37633048"/>
    <w:rsid w:val="37A17890"/>
    <w:rsid w:val="388B0B98"/>
    <w:rsid w:val="39683658"/>
    <w:rsid w:val="3BB1433A"/>
    <w:rsid w:val="3C0C7665"/>
    <w:rsid w:val="3C215F09"/>
    <w:rsid w:val="437C1DC0"/>
    <w:rsid w:val="46087150"/>
    <w:rsid w:val="4A2A791B"/>
    <w:rsid w:val="4BEC797C"/>
    <w:rsid w:val="4BF134F0"/>
    <w:rsid w:val="4C4E53B8"/>
    <w:rsid w:val="4C504E16"/>
    <w:rsid w:val="4FD05C48"/>
    <w:rsid w:val="54482775"/>
    <w:rsid w:val="54F27D34"/>
    <w:rsid w:val="55B22E3F"/>
    <w:rsid w:val="56D0141C"/>
    <w:rsid w:val="588B1DEB"/>
    <w:rsid w:val="589006D5"/>
    <w:rsid w:val="5A224CD5"/>
    <w:rsid w:val="5C4B7407"/>
    <w:rsid w:val="5C824D66"/>
    <w:rsid w:val="5D2B3164"/>
    <w:rsid w:val="5D750123"/>
    <w:rsid w:val="5FA07525"/>
    <w:rsid w:val="60E226AF"/>
    <w:rsid w:val="62F60B69"/>
    <w:rsid w:val="63462C3F"/>
    <w:rsid w:val="636A5DAF"/>
    <w:rsid w:val="65FD004D"/>
    <w:rsid w:val="67921DF3"/>
    <w:rsid w:val="67AF527D"/>
    <w:rsid w:val="692A3DA5"/>
    <w:rsid w:val="6A8E625A"/>
    <w:rsid w:val="6B8B56AC"/>
    <w:rsid w:val="6C0F5211"/>
    <w:rsid w:val="6D875C64"/>
    <w:rsid w:val="6F0C7DA2"/>
    <w:rsid w:val="6FC33B91"/>
    <w:rsid w:val="6FD11419"/>
    <w:rsid w:val="7113656E"/>
    <w:rsid w:val="71E639F5"/>
    <w:rsid w:val="755E07FF"/>
    <w:rsid w:val="76FA7DB3"/>
    <w:rsid w:val="77215460"/>
    <w:rsid w:val="77784BD1"/>
    <w:rsid w:val="7AA870BF"/>
    <w:rsid w:val="7B7357FF"/>
    <w:rsid w:val="7B8D4418"/>
    <w:rsid w:val="7C256136"/>
    <w:rsid w:val="7D1E34D5"/>
    <w:rsid w:val="7D22405C"/>
    <w:rsid w:val="7D2E5294"/>
    <w:rsid w:val="7D9B46CC"/>
    <w:rsid w:val="7DD11648"/>
    <w:rsid w:val="7DFD787D"/>
    <w:rsid w:val="7E5A6BCB"/>
    <w:rsid w:val="7EC03C5E"/>
    <w:rsid w:val="7F026BCA"/>
    <w:rsid w:val="7F5F3089"/>
    <w:rsid w:val="7F6428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bidi w:val="0"/>
      <w:jc w:val="both"/>
    </w:pPr>
    <w:rPr>
      <w:rFonts w:ascii="Calibri" w:hAnsi="Calibri" w:eastAsia="宋体" w:cs="宋体"/>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link w:val="20"/>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2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autoRedefine/>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13">
    <w:name w:val="Default Paragraph Font"/>
    <w:autoRedefine/>
    <w:semiHidden/>
    <w:unhideWhenUsed/>
    <w:qFormat/>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6">
    <w:name w:val="toc 3"/>
    <w:basedOn w:val="1"/>
    <w:next w:val="1"/>
    <w:autoRedefine/>
    <w:uiPriority w:val="0"/>
    <w:pPr>
      <w:ind w:left="840" w:leftChars="400"/>
    </w:pPr>
  </w:style>
  <w:style w:type="paragraph" w:styleId="7">
    <w:name w:val="footer"/>
    <w:basedOn w:val="1"/>
    <w:autoRedefine/>
    <w:qFormat/>
    <w:uiPriority w:val="0"/>
    <w:pPr>
      <w:tabs>
        <w:tab w:val="center" w:pos="4153"/>
        <w:tab w:val="right" w:pos="8306"/>
      </w:tabs>
      <w:snapToGrid w:val="0"/>
      <w:jc w:val="left"/>
    </w:pPr>
    <w:rPr>
      <w:sz w:val="18"/>
    </w:rPr>
  </w:style>
  <w:style w:type="paragraph" w:styleId="8">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9">
    <w:name w:val="toc 1"/>
    <w:basedOn w:val="1"/>
    <w:next w:val="1"/>
    <w:uiPriority w:val="0"/>
  </w:style>
  <w:style w:type="paragraph" w:styleId="10">
    <w:name w:val="toc 2"/>
    <w:basedOn w:val="1"/>
    <w:next w:val="1"/>
    <w:autoRedefine/>
    <w:uiPriority w:val="0"/>
    <w:pPr>
      <w:ind w:left="420" w:leftChars="200"/>
    </w:pPr>
  </w:style>
  <w:style w:type="table" w:styleId="12">
    <w:name w:val="Table Grid"/>
    <w:basedOn w:val="11"/>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Hyperlink"/>
    <w:basedOn w:val="13"/>
    <w:autoRedefine/>
    <w:unhideWhenUsed/>
    <w:qFormat/>
    <w:uiPriority w:val="99"/>
    <w:rPr>
      <w:color w:val="0000FF"/>
      <w:u w:val="single"/>
    </w:rPr>
  </w:style>
  <w:style w:type="table" w:customStyle="1" w:styleId="15">
    <w:name w:val="_Style 12"/>
    <w:basedOn w:val="16"/>
    <w:autoRedefine/>
    <w:qFormat/>
    <w:uiPriority w:val="0"/>
    <w:tblPr>
      <w:tblCellMar>
        <w:top w:w="100" w:type="dxa"/>
        <w:left w:w="100" w:type="dxa"/>
        <w:bottom w:w="100" w:type="dxa"/>
        <w:right w:w="100" w:type="dxa"/>
      </w:tblCellMar>
    </w:tblPr>
  </w:style>
  <w:style w:type="table" w:customStyle="1" w:styleId="16">
    <w:name w:val="Table Normal1"/>
    <w:autoRedefine/>
    <w:qFormat/>
    <w:uiPriority w:val="0"/>
    <w:tblPr>
      <w:tblCellMar>
        <w:top w:w="0" w:type="dxa"/>
        <w:left w:w="0" w:type="dxa"/>
        <w:bottom w:w="0" w:type="dxa"/>
        <w:right w:w="0" w:type="dxa"/>
      </w:tblCellMar>
    </w:tblPr>
  </w:style>
  <w:style w:type="table" w:customStyle="1" w:styleId="17">
    <w:name w:val="_Style 13"/>
    <w:basedOn w:val="16"/>
    <w:autoRedefine/>
    <w:qFormat/>
    <w:uiPriority w:val="0"/>
    <w:tblPr>
      <w:tblCellMar>
        <w:top w:w="100" w:type="dxa"/>
        <w:left w:w="100" w:type="dxa"/>
        <w:bottom w:w="100" w:type="dxa"/>
        <w:right w:w="100" w:type="dxa"/>
      </w:tblCellMar>
    </w:tblPr>
  </w:style>
  <w:style w:type="paragraph" w:customStyle="1" w:styleId="18">
    <w:name w:val="Revision"/>
    <w:hidden/>
    <w:unhideWhenUsed/>
    <w:uiPriority w:val="99"/>
    <w:rPr>
      <w:rFonts w:ascii="Calibri" w:hAnsi="Calibri" w:eastAsia="宋体" w:cs="宋体"/>
      <w:kern w:val="2"/>
      <w:sz w:val="21"/>
      <w:szCs w:val="24"/>
      <w:lang w:val="en-US" w:eastAsia="zh-CN" w:bidi="ar-SA"/>
    </w:rPr>
  </w:style>
  <w:style w:type="paragraph" w:styleId="19">
    <w:name w:val="List Paragraph"/>
    <w:basedOn w:val="1"/>
    <w:autoRedefine/>
    <w:unhideWhenUsed/>
    <w:qFormat/>
    <w:uiPriority w:val="99"/>
    <w:pPr>
      <w:ind w:left="720"/>
      <w:contextualSpacing/>
    </w:pPr>
  </w:style>
  <w:style w:type="character" w:customStyle="1" w:styleId="20">
    <w:name w:val="标题 2 Char"/>
    <w:link w:val="3"/>
    <w:autoRedefine/>
    <w:qFormat/>
    <w:uiPriority w:val="0"/>
    <w:rPr>
      <w:rFonts w:ascii="Arial" w:hAnsi="Arial" w:eastAsia="黑体"/>
      <w:b/>
      <w:sz w:val="32"/>
    </w:rPr>
  </w:style>
  <w:style w:type="character" w:customStyle="1" w:styleId="21">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3" Type="http://schemas.microsoft.com/office/2011/relationships/people" Target="people.xml"/><Relationship Id="rId32" Type="http://schemas.openxmlformats.org/officeDocument/2006/relationships/fontTable" Target="fontTable.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3032</Words>
  <Characters>15389</Characters>
  <Lines>111</Lines>
  <Paragraphs>31</Paragraphs>
  <TotalTime>4</TotalTime>
  <ScaleCrop>false</ScaleCrop>
  <LinksUpToDate>false</LinksUpToDate>
  <CharactersWithSpaces>18786</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2023-12-15T11:53:00Z</dcterms:created>
  <dc:creator>17301</dc:creator>
  <cp:lastModifiedBy>WPS_1667905899</cp:lastModifiedBy>
  <dcterms:modified xsi:type="dcterms:W3CDTF">2024-04-24T14:07:22Z</dcterms:modified>
  <cp:revision>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f78738b80a434afab9735642d5e89107_23</vt:lpwstr>
  </property>
  <property fmtid="{D5CDD505-2E9C-101B-9397-08002B2CF9AE}" pid="4" name="_DocHome">
    <vt:i4>-1237166761</vt:i4>
  </property>
</Properties>
</file>