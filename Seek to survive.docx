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p>
    <w:p>
      <w:pPr>
        <w:widowControl/>
        <w:jc w:val="center"/>
      </w:pPr>
      <w:r>
        <w:rPr>
          <w:rFonts w:ascii="等线 Light" w:hAnsi="等线 Light" w:eastAsia="等线 Light" w:cs="等线 Light"/>
          <w:color w:val="000000"/>
          <w:kern w:val="0"/>
          <w:sz w:val="55"/>
          <w:szCs w:val="55"/>
          <w:lang w:bidi="ar"/>
        </w:rPr>
        <w:t>Game design report</w:t>
      </w:r>
    </w:p>
    <w:p>
      <w:pPr>
        <w:widowControl/>
        <w:jc w:val="center"/>
        <w:rPr>
          <w:rFonts w:ascii="等线 Light" w:hAnsi="等线 Light" w:eastAsia="等线 Light" w:cs="等线 Light"/>
          <w:color w:val="000000"/>
          <w:kern w:val="0"/>
          <w:sz w:val="55"/>
          <w:szCs w:val="55"/>
          <w:lang w:bidi="ar"/>
        </w:rPr>
      </w:pPr>
      <w:r>
        <w:rPr>
          <w:rFonts w:ascii="等线 Light" w:hAnsi="等线 Light" w:eastAsia="等线 Light" w:cs="等线 Light"/>
          <w:color w:val="000000"/>
          <w:kern w:val="0"/>
          <w:sz w:val="55"/>
          <w:szCs w:val="55"/>
          <w:lang w:bidi="ar"/>
        </w:rPr>
        <w:t>Game name:  Seek to survive</w:t>
      </w:r>
    </w:p>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p>
    <w:p>
      <w:pPr>
        <w:widowControl/>
        <w:jc w:val="center"/>
        <w:rPr>
          <w:rFonts w:ascii="等线 Light" w:hAnsi="等线 Light" w:eastAsia="等线 Light" w:cs="等线 Light"/>
          <w:color w:val="000000"/>
          <w:kern w:val="0"/>
          <w:sz w:val="55"/>
          <w:szCs w:val="55"/>
          <w:lang w:bidi="ar"/>
        </w:rPr>
      </w:pPr>
      <w:r>
        <w:rPr>
          <w:rFonts w:hint="eastAsia" w:ascii="等线 Light" w:hAnsi="等线 Light" w:eastAsia="等线 Light" w:cs="等线 Light"/>
          <w:color w:val="000000"/>
          <w:kern w:val="0"/>
          <w:sz w:val="55"/>
          <w:szCs w:val="55"/>
          <w:lang w:bidi="ar"/>
        </w:rPr>
        <w:t>Long Liu 20104729</w:t>
      </w:r>
    </w:p>
    <w:p>
      <w:pPr>
        <w:widowControl/>
        <w:jc w:val="center"/>
        <w:rPr>
          <w:rFonts w:ascii="等线 Light" w:hAnsi="等线 Light" w:eastAsia="等线 Light" w:cs="等线 Light"/>
          <w:color w:val="000000"/>
          <w:kern w:val="0"/>
          <w:sz w:val="55"/>
          <w:szCs w:val="55"/>
          <w:lang w:bidi="ar"/>
        </w:rPr>
      </w:pPr>
      <w:r>
        <w:rPr>
          <w:rFonts w:hint="eastAsia" w:ascii="等线 Light" w:hAnsi="等线 Light" w:eastAsia="等线 Light" w:cs="等线 Light"/>
          <w:color w:val="000000"/>
          <w:kern w:val="0"/>
          <w:sz w:val="55"/>
          <w:szCs w:val="55"/>
          <w:lang w:bidi="ar"/>
        </w:rPr>
        <w:t>Software system practice Year 4</w:t>
      </w:r>
    </w:p>
    <w:p>
      <w:pPr>
        <w:widowControl/>
        <w:jc w:val="center"/>
        <w:rPr>
          <w:rFonts w:hint="default" w:eastAsia="等线 Light"/>
          <w:lang w:val="en-US" w:eastAsia="zh-CN"/>
        </w:rPr>
      </w:pPr>
      <w:r>
        <w:rPr>
          <w:rFonts w:ascii="等线 Light" w:hAnsi="等线 Light" w:eastAsia="等线 Light" w:cs="等线 Light"/>
          <w:color w:val="000000"/>
          <w:kern w:val="0"/>
          <w:sz w:val="55"/>
          <w:szCs w:val="55"/>
          <w:lang w:bidi="ar"/>
        </w:rPr>
        <w:t>Date:</w:t>
      </w:r>
      <w:r>
        <w:rPr>
          <w:rFonts w:hint="eastAsia" w:ascii="等线 Light" w:hAnsi="等线 Light" w:eastAsia="等线 Light" w:cs="等线 Light"/>
          <w:color w:val="000000"/>
          <w:kern w:val="0"/>
          <w:sz w:val="55"/>
          <w:szCs w:val="55"/>
          <w:lang w:val="en-US" w:eastAsia="zh-CN" w:bidi="ar"/>
        </w:rPr>
        <w:t>29/12/2023</w:t>
      </w:r>
    </w:p>
    <w:p>
      <w:pPr>
        <w:widowControl/>
        <w:jc w:val="center"/>
      </w:pPr>
      <w:r>
        <w:rPr>
          <w:rFonts w:hint="eastAsia" w:ascii="等线 Light" w:hAnsi="等线 Light" w:eastAsia="等线 Light" w:cs="等线 Light"/>
          <w:color w:val="000000"/>
          <w:kern w:val="0"/>
          <w:sz w:val="55"/>
          <w:szCs w:val="55"/>
          <w:lang w:bidi="ar"/>
        </w:rPr>
        <w:t>Supervisor:</w:t>
      </w:r>
      <w:r>
        <w:rPr>
          <w:rFonts w:ascii="等线 Light" w:hAnsi="等线 Light" w:eastAsia="等线 Light" w:cs="等线 Light"/>
          <w:color w:val="000000"/>
          <w:kern w:val="0"/>
          <w:sz w:val="55"/>
          <w:szCs w:val="55"/>
          <w:lang w:bidi="ar"/>
        </w:rPr>
        <w:t xml:space="preserve"> </w:t>
      </w:r>
      <w:r>
        <w:rPr>
          <w:rFonts w:hint="eastAsia" w:ascii="等线 Light" w:hAnsi="等线 Light" w:eastAsia="等线 Light" w:cs="等线 Light"/>
          <w:color w:val="000000"/>
          <w:kern w:val="0"/>
          <w:sz w:val="55"/>
          <w:szCs w:val="55"/>
          <w:lang w:bidi="ar"/>
        </w:rPr>
        <w:t>Mairead Meagher</w:t>
      </w:r>
    </w:p>
    <w:p>
      <w:pPr>
        <w:widowControl/>
        <w:jc w:val="center"/>
        <w:rPr>
          <w:rFonts w:ascii="等线 Light" w:hAnsi="等线 Light" w:eastAsia="等线 Light" w:cs="等线 Light"/>
          <w:color w:val="000000"/>
          <w:kern w:val="0"/>
          <w:sz w:val="55"/>
          <w:szCs w:val="55"/>
          <w:lang w:bidi="ar"/>
        </w:rPr>
      </w:pPr>
    </w:p>
    <w:p>
      <w:pPr>
        <w:widowControl/>
        <w:rPr>
          <w:rFonts w:ascii="等线 Light" w:hAnsi="等线 Light" w:eastAsia="等线 Light" w:cs="等线 Light"/>
          <w:color w:val="000000"/>
          <w:kern w:val="0"/>
          <w:sz w:val="55"/>
          <w:szCs w:val="55"/>
          <w:lang w:bidi="ar"/>
        </w:rPr>
      </w:pPr>
    </w:p>
    <w:p/>
    <w:p/>
    <w:p/>
    <w:p/>
    <w:p/>
    <w:p/>
    <w:p/>
    <w:p>
      <w:pPr>
        <w:tabs>
          <w:tab w:val="left" w:pos="850"/>
        </w:tabs>
      </w:pPr>
    </w:p>
    <w:p>
      <w:pPr>
        <w:pStyle w:val="2"/>
        <w:bidi w:val="0"/>
        <w:sectPr>
          <w:pgSz w:w="11906" w:h="16838"/>
          <w:pgMar w:top="1440" w:right="1800" w:bottom="1440" w:left="1800" w:header="851" w:footer="992" w:gutter="0"/>
          <w:cols w:space="425" w:num="1"/>
          <w:docGrid w:type="lines" w:linePitch="312" w:charSpace="0"/>
        </w:sectPr>
      </w:pPr>
    </w:p>
    <w:sdt>
      <w:sdtPr>
        <w:rPr>
          <w:rFonts w:ascii="宋体" w:hAnsi="宋体" w:eastAsia="宋体" w:cs="宋体"/>
          <w:kern w:val="2"/>
          <w:sz w:val="48"/>
          <w:szCs w:val="56"/>
          <w:lang w:val="en-US" w:eastAsia="zh-CN" w:bidi="ar-SA"/>
        </w:rPr>
        <w:id w:val="147467851"/>
        <w15:color w:val="DBDBDB"/>
        <w:docPartObj>
          <w:docPartGallery w:val="Table of Contents"/>
          <w:docPartUnique/>
        </w:docPartObj>
      </w:sdtPr>
      <w:sdtEndPr>
        <w:rPr>
          <w:rFonts w:ascii="Calibri" w:hAnsi="Calibri" w:eastAsia="宋体" w:cs="宋体"/>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sz w:val="48"/>
              <w:szCs w:val="56"/>
            </w:rPr>
          </w:pPr>
          <w:r>
            <w:rPr>
              <w:rFonts w:ascii="Arial" w:hAnsi="Arial" w:eastAsia="宋体" w:cs="Arial"/>
              <w:i w:val="0"/>
              <w:iCs w:val="0"/>
              <w:caps w:val="0"/>
              <w:color w:val="333333"/>
              <w:spacing w:val="0"/>
              <w:sz w:val="28"/>
              <w:szCs w:val="28"/>
              <w:shd w:val="clear" w:fill="F2F4FB"/>
            </w:rPr>
            <w:t>contents</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_Toc16884 </w:instrText>
          </w:r>
          <w:r>
            <w:fldChar w:fldCharType="separate"/>
          </w:r>
          <w:r>
            <w:t xml:space="preserve">1. </w:t>
          </w:r>
          <w:r>
            <w:rPr>
              <w:rFonts w:hint="eastAsia"/>
            </w:rPr>
            <w:t>G</w:t>
          </w:r>
          <w:r>
            <w:t xml:space="preserve">ame </w:t>
          </w:r>
          <w:r>
            <w:rPr>
              <w:rFonts w:hint="eastAsia"/>
            </w:rPr>
            <w:t>O</w:t>
          </w:r>
          <w:r>
            <w:t>verview</w:t>
          </w:r>
          <w:r>
            <w:tab/>
          </w:r>
          <w:r>
            <w:fldChar w:fldCharType="begin"/>
          </w:r>
          <w:r>
            <w:instrText xml:space="preserve"> PAGEREF _Toc16884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_Toc28900 </w:instrText>
          </w:r>
          <w:r>
            <w:fldChar w:fldCharType="separate"/>
          </w:r>
          <w:r>
            <w:t xml:space="preserve">1.1 </w:t>
          </w:r>
          <w:r>
            <w:rPr>
              <w:rFonts w:hint="eastAsia"/>
            </w:rPr>
            <w:t>G</w:t>
          </w:r>
          <w:r>
            <w:t xml:space="preserve">ame </w:t>
          </w:r>
          <w:r>
            <w:rPr>
              <w:rFonts w:hint="eastAsia"/>
            </w:rPr>
            <w:t>C</w:t>
          </w:r>
          <w:r>
            <w:t>oncept</w:t>
          </w:r>
          <w:r>
            <w:tab/>
          </w:r>
          <w:r>
            <w:fldChar w:fldCharType="begin"/>
          </w:r>
          <w:r>
            <w:instrText xml:space="preserve"> PAGEREF _Toc28900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_Toc9499 </w:instrText>
          </w:r>
          <w:r>
            <w:fldChar w:fldCharType="separate"/>
          </w:r>
          <w:r>
            <w:t xml:space="preserve">1.2 </w:t>
          </w:r>
          <w:r>
            <w:rPr>
              <w:rFonts w:hint="eastAsia"/>
            </w:rPr>
            <w:t>G</w:t>
          </w:r>
          <w:r>
            <w:t>enre</w:t>
          </w:r>
          <w:r>
            <w:tab/>
          </w:r>
          <w:r>
            <w:fldChar w:fldCharType="begin"/>
          </w:r>
          <w:r>
            <w:instrText xml:space="preserve"> PAGEREF _Toc9499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_Toc15452 </w:instrText>
          </w:r>
          <w:r>
            <w:fldChar w:fldCharType="separate"/>
          </w:r>
          <w:r>
            <w:t>1.3 Target Audience</w:t>
          </w:r>
          <w:r>
            <w:tab/>
          </w:r>
          <w:r>
            <w:fldChar w:fldCharType="begin"/>
          </w:r>
          <w:r>
            <w:instrText xml:space="preserve"> PAGEREF _Toc15452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_Toc5423 </w:instrText>
          </w:r>
          <w:r>
            <w:fldChar w:fldCharType="separate"/>
          </w:r>
          <w:r>
            <w:t>1.4 Game Flow Summary</w:t>
          </w:r>
          <w:r>
            <w:tab/>
          </w:r>
          <w:r>
            <w:fldChar w:fldCharType="begin"/>
          </w:r>
          <w:r>
            <w:instrText xml:space="preserve"> PAGEREF _Toc5423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_Toc16879 </w:instrText>
          </w:r>
          <w:r>
            <w:fldChar w:fldCharType="separate"/>
          </w:r>
          <w:r>
            <w:t>1.5 Look and Feel</w:t>
          </w:r>
          <w:r>
            <w:tab/>
          </w:r>
          <w:r>
            <w:fldChar w:fldCharType="begin"/>
          </w:r>
          <w:r>
            <w:instrText xml:space="preserve"> PAGEREF _Toc16879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_Toc31544 </w:instrText>
          </w:r>
          <w:r>
            <w:fldChar w:fldCharType="separate"/>
          </w:r>
          <w:r>
            <w:t>1.6 Project Scope</w:t>
          </w:r>
          <w:r>
            <w:tab/>
          </w:r>
          <w:r>
            <w:fldChar w:fldCharType="begin"/>
          </w:r>
          <w:r>
            <w:instrText xml:space="preserve"> PAGEREF _Toc31544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_Toc8498 </w:instrText>
          </w:r>
          <w:r>
            <w:fldChar w:fldCharType="separate"/>
          </w:r>
          <w:r>
            <w:t xml:space="preserve">1.6.1. Number of </w:t>
          </w:r>
          <w:r>
            <w:rPr>
              <w:rFonts w:hint="eastAsia"/>
            </w:rPr>
            <w:t>Location</w:t>
          </w:r>
          <w:r>
            <w:tab/>
          </w:r>
          <w:r>
            <w:fldChar w:fldCharType="begin"/>
          </w:r>
          <w:r>
            <w:instrText xml:space="preserve"> PAGEREF _Toc8498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_Toc18552 </w:instrText>
          </w:r>
          <w:r>
            <w:fldChar w:fldCharType="separate"/>
          </w:r>
          <w:r>
            <w:t>1.6.2. Number of Enemies</w:t>
          </w:r>
          <w:r>
            <w:tab/>
          </w:r>
          <w:r>
            <w:fldChar w:fldCharType="begin"/>
          </w:r>
          <w:r>
            <w:instrText xml:space="preserve"> PAGEREF _Toc18552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_Toc6904 </w:instrText>
          </w:r>
          <w:r>
            <w:fldChar w:fldCharType="separate"/>
          </w:r>
          <w:r>
            <w:t>1.6.</w:t>
          </w:r>
          <w:r>
            <w:rPr>
              <w:rFonts w:hint="eastAsia"/>
            </w:rPr>
            <w:t>3</w:t>
          </w:r>
          <w:r>
            <w:t xml:space="preserve">. Number of </w:t>
          </w:r>
          <w:r>
            <w:rPr>
              <w:rFonts w:hint="eastAsia"/>
            </w:rPr>
            <w:t>Buildings</w:t>
          </w:r>
          <w:r>
            <w:tab/>
          </w:r>
          <w:r>
            <w:fldChar w:fldCharType="begin"/>
          </w:r>
          <w:r>
            <w:instrText xml:space="preserve"> PAGEREF _Toc6904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_Toc20143 </w:instrText>
          </w:r>
          <w:r>
            <w:fldChar w:fldCharType="separate"/>
          </w:r>
          <w:r>
            <w:t>1.6.</w:t>
          </w:r>
          <w:r>
            <w:rPr>
              <w:rFonts w:hint="eastAsia"/>
              <w:lang w:val="en-US" w:eastAsia="zh-CN"/>
            </w:rPr>
            <w:t>4</w:t>
          </w:r>
          <w:r>
            <w:t xml:space="preserve">. </w:t>
          </w:r>
          <w:r>
            <w:rPr>
              <w:rFonts w:hint="eastAsia"/>
            </w:rPr>
            <w:t xml:space="preserve">Types </w:t>
          </w:r>
          <w:r>
            <w:t>of non-Player Character (</w:t>
          </w:r>
          <w:r>
            <w:rPr>
              <w:rFonts w:hint="eastAsia"/>
            </w:rPr>
            <w:t>NPC)</w:t>
          </w:r>
          <w:r>
            <w:tab/>
          </w:r>
          <w:r>
            <w:fldChar w:fldCharType="begin"/>
          </w:r>
          <w:r>
            <w:instrText xml:space="preserve"> PAGEREF _Toc20143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_Toc25944 </w:instrText>
          </w:r>
          <w:r>
            <w:fldChar w:fldCharType="separate"/>
          </w:r>
          <w:r>
            <w:t>1.6.</w:t>
          </w:r>
          <w:r>
            <w:rPr>
              <w:rFonts w:hint="eastAsia"/>
              <w:lang w:val="en-US" w:eastAsia="zh-CN"/>
            </w:rPr>
            <w:t>5</w:t>
          </w:r>
          <w:r>
            <w:t xml:space="preserve">. </w:t>
          </w:r>
          <w:r>
            <w:rPr>
              <w:rFonts w:hint="eastAsia"/>
            </w:rPr>
            <w:t xml:space="preserve">Description </w:t>
          </w:r>
          <w:r>
            <w:t xml:space="preserve">of </w:t>
          </w:r>
          <w:r>
            <w:rPr>
              <w:rFonts w:hint="eastAsia"/>
            </w:rPr>
            <w:t>Player</w:t>
          </w:r>
          <w:r>
            <w:tab/>
          </w:r>
          <w:r>
            <w:fldChar w:fldCharType="begin"/>
          </w:r>
          <w:r>
            <w:instrText xml:space="preserve"> PAGEREF _Toc25944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_Toc12708 </w:instrText>
          </w:r>
          <w:r>
            <w:fldChar w:fldCharType="separate"/>
          </w:r>
          <w:r>
            <w:t>2. Gameplay and Mechanics</w:t>
          </w:r>
          <w:r>
            <w:tab/>
          </w:r>
          <w:r>
            <w:fldChar w:fldCharType="begin"/>
          </w:r>
          <w:r>
            <w:instrText xml:space="preserve"> PAGEREF _Toc12708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_Toc27355 </w:instrText>
          </w:r>
          <w:r>
            <w:fldChar w:fldCharType="separate"/>
          </w:r>
          <w:r>
            <w:rPr>
              <w:rFonts w:hint="eastAsia"/>
              <w:lang w:val="en-US" w:eastAsia="zh-CN"/>
            </w:rPr>
            <w:t>2</w:t>
          </w:r>
          <w:r>
            <w:t>.1. Gameplay</w:t>
          </w:r>
          <w:r>
            <w:tab/>
          </w:r>
          <w:r>
            <w:fldChar w:fldCharType="begin"/>
          </w:r>
          <w:r>
            <w:instrText xml:space="preserve"> PAGEREF _Toc27355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_Toc14355 </w:instrText>
          </w:r>
          <w:r>
            <w:fldChar w:fldCharType="separate"/>
          </w:r>
          <w:r>
            <w:rPr>
              <w:rFonts w:hint="eastAsia"/>
              <w:lang w:val="en-US" w:eastAsia="zh-CN"/>
            </w:rPr>
            <w:t>2</w:t>
          </w:r>
          <w:r>
            <w:t>.1.1. Game Progression</w:t>
          </w:r>
          <w:r>
            <w:tab/>
          </w:r>
          <w:r>
            <w:fldChar w:fldCharType="begin"/>
          </w:r>
          <w:r>
            <w:instrText xml:space="preserve"> PAGEREF _Toc14355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_Toc11326 </w:instrText>
          </w:r>
          <w:r>
            <w:fldChar w:fldCharType="separate"/>
          </w:r>
          <w:r>
            <w:rPr>
              <w:rFonts w:hint="eastAsia"/>
              <w:lang w:val="en-US" w:eastAsia="zh-CN"/>
            </w:rPr>
            <w:t>2</w:t>
          </w:r>
          <w:r>
            <w:t>.1.2. challenge Structure</w:t>
          </w:r>
          <w:r>
            <w:tab/>
          </w:r>
          <w:r>
            <w:fldChar w:fldCharType="begin"/>
          </w:r>
          <w:r>
            <w:instrText xml:space="preserve"> PAGEREF _Toc11326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_Toc10483 </w:instrText>
          </w:r>
          <w:r>
            <w:fldChar w:fldCharType="separate"/>
          </w:r>
          <w:r>
            <w:rPr>
              <w:rFonts w:hint="eastAsia"/>
              <w:lang w:val="en-US" w:eastAsia="zh-CN"/>
            </w:rPr>
            <w:t>2</w:t>
          </w:r>
          <w:r>
            <w:t>.1.</w:t>
          </w:r>
          <w:r>
            <w:rPr>
              <w:rFonts w:hint="eastAsia"/>
              <w:lang w:val="en-US" w:eastAsia="zh-CN"/>
            </w:rPr>
            <w:t>3</w:t>
          </w:r>
          <w:r>
            <w:t>. Objectives</w:t>
          </w:r>
          <w:r>
            <w:tab/>
          </w:r>
          <w:r>
            <w:fldChar w:fldCharType="begin"/>
          </w:r>
          <w:r>
            <w:instrText xml:space="preserve"> PAGEREF _Toc10483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_Toc16342 </w:instrText>
          </w:r>
          <w:r>
            <w:fldChar w:fldCharType="separate"/>
          </w:r>
          <w:r>
            <w:rPr>
              <w:rFonts w:hint="eastAsia"/>
              <w:lang w:val="en-US" w:eastAsia="zh-CN"/>
            </w:rPr>
            <w:t>2</w:t>
          </w:r>
          <w:r>
            <w:t>.1.</w:t>
          </w:r>
          <w:r>
            <w:rPr>
              <w:rFonts w:hint="eastAsia"/>
              <w:lang w:val="en-US" w:eastAsia="zh-CN"/>
            </w:rPr>
            <w:t>4</w:t>
          </w:r>
          <w:r>
            <w:t>. Play Flow</w:t>
          </w:r>
          <w:r>
            <w:tab/>
          </w:r>
          <w:r>
            <w:fldChar w:fldCharType="begin"/>
          </w:r>
          <w:r>
            <w:instrText xml:space="preserve"> PAGEREF _Toc16342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_Toc19941 </w:instrText>
          </w:r>
          <w:r>
            <w:fldChar w:fldCharType="separate"/>
          </w:r>
          <w:r>
            <w:rPr>
              <w:rFonts w:hint="eastAsia"/>
              <w:lang w:val="en-US" w:eastAsia="zh-CN"/>
            </w:rPr>
            <w:t>2</w:t>
          </w:r>
          <w:r>
            <w:t>.2. Mechanics</w:t>
          </w:r>
          <w:r>
            <w:tab/>
          </w:r>
          <w:r>
            <w:fldChar w:fldCharType="begin"/>
          </w:r>
          <w:r>
            <w:instrText xml:space="preserve"> PAGEREF _Toc19941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_Toc16843 </w:instrText>
          </w:r>
          <w:r>
            <w:fldChar w:fldCharType="separate"/>
          </w:r>
          <w:r>
            <w:rPr>
              <w:rFonts w:hint="eastAsia"/>
              <w:lang w:val="en-US" w:eastAsia="zh-CN"/>
            </w:rPr>
            <w:t>2</w:t>
          </w:r>
          <w:r>
            <w:t>.2.1. Physics</w:t>
          </w:r>
          <w:r>
            <w:tab/>
          </w:r>
          <w:r>
            <w:fldChar w:fldCharType="begin"/>
          </w:r>
          <w:r>
            <w:instrText xml:space="preserve"> PAGEREF _Toc16843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_Toc12058 </w:instrText>
          </w:r>
          <w:r>
            <w:fldChar w:fldCharType="separate"/>
          </w:r>
          <w:r>
            <w:rPr>
              <w:rFonts w:hint="eastAsia"/>
              <w:lang w:val="en-US" w:eastAsia="zh-CN"/>
            </w:rPr>
            <w:t>2</w:t>
          </w:r>
          <w:r>
            <w:t>.2.2. Movement</w:t>
          </w:r>
          <w:r>
            <w:tab/>
          </w:r>
          <w:r>
            <w:fldChar w:fldCharType="begin"/>
          </w:r>
          <w:r>
            <w:instrText xml:space="preserve"> PAGEREF _Toc12058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_Toc8448 </w:instrText>
          </w:r>
          <w:r>
            <w:fldChar w:fldCharType="separate"/>
          </w:r>
          <w:r>
            <w:rPr>
              <w:rFonts w:hint="eastAsia"/>
              <w:lang w:val="en-US" w:eastAsia="zh-CN"/>
            </w:rPr>
            <w:t>2</w:t>
          </w:r>
          <w:r>
            <w:t>.2.3. Objects</w:t>
          </w:r>
          <w:r>
            <w:tab/>
          </w:r>
          <w:r>
            <w:fldChar w:fldCharType="begin"/>
          </w:r>
          <w:r>
            <w:instrText xml:space="preserve"> PAGEREF _Toc8448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_Toc16302 </w:instrText>
          </w:r>
          <w:r>
            <w:fldChar w:fldCharType="separate"/>
          </w:r>
          <w:r>
            <w:rPr>
              <w:rFonts w:hint="eastAsia"/>
              <w:lang w:val="en-US" w:eastAsia="zh-CN"/>
            </w:rPr>
            <w:t>2</w:t>
          </w:r>
          <w:r>
            <w:t>.2.4. Actions</w:t>
          </w:r>
          <w:r>
            <w:tab/>
          </w:r>
          <w:r>
            <w:fldChar w:fldCharType="begin"/>
          </w:r>
          <w:r>
            <w:instrText xml:space="preserve"> PAGEREF _Toc16302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_Toc8293 </w:instrText>
          </w:r>
          <w:r>
            <w:fldChar w:fldCharType="separate"/>
          </w:r>
          <w:r>
            <w:rPr>
              <w:rFonts w:hint="eastAsia"/>
              <w:lang w:val="en-US" w:eastAsia="zh-CN"/>
            </w:rPr>
            <w:t>2</w:t>
          </w:r>
          <w:r>
            <w:t>.2.5. Combat</w:t>
          </w:r>
          <w:r>
            <w:tab/>
          </w:r>
          <w:r>
            <w:fldChar w:fldCharType="begin"/>
          </w:r>
          <w:r>
            <w:instrText xml:space="preserve"> PAGEREF _Toc8293 \h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_Toc27114 </w:instrText>
          </w:r>
          <w:r>
            <w:fldChar w:fldCharType="separate"/>
          </w:r>
          <w:r>
            <w:rPr>
              <w:rFonts w:hint="eastAsia"/>
              <w:lang w:val="en-US" w:eastAsia="zh-CN"/>
            </w:rPr>
            <w:t>2</w:t>
          </w:r>
          <w:r>
            <w:t>.2.6. Economy</w:t>
          </w:r>
          <w:r>
            <w:tab/>
          </w:r>
          <w:r>
            <w:fldChar w:fldCharType="begin"/>
          </w:r>
          <w:r>
            <w:instrText xml:space="preserve"> PAGEREF _Toc27114 \h </w:instrText>
          </w:r>
          <w:r>
            <w:fldChar w:fldCharType="separate"/>
          </w:r>
          <w:r>
            <w:t>12</w:t>
          </w:r>
          <w:r>
            <w:fldChar w:fldCharType="end"/>
          </w:r>
          <w:r>
            <w:fldChar w:fldCharType="end"/>
          </w:r>
        </w:p>
        <w:p>
          <w:pPr>
            <w:pStyle w:val="10"/>
            <w:tabs>
              <w:tab w:val="right" w:leader="dot" w:pos="8306"/>
            </w:tabs>
          </w:pPr>
          <w:r>
            <w:fldChar w:fldCharType="begin"/>
          </w:r>
          <w:r>
            <w:instrText xml:space="preserve"> HYPERLINK \l _Toc30310 </w:instrText>
          </w:r>
          <w:r>
            <w:fldChar w:fldCharType="separate"/>
          </w:r>
          <w:r>
            <w:rPr>
              <w:rFonts w:hint="eastAsia"/>
              <w:lang w:val="en-US" w:eastAsia="zh-CN"/>
            </w:rPr>
            <w:t>2</w:t>
          </w:r>
          <w:r>
            <w:t>.3. Screen Flow</w:t>
          </w:r>
          <w:r>
            <w:tab/>
          </w:r>
          <w:r>
            <w:fldChar w:fldCharType="begin"/>
          </w:r>
          <w:r>
            <w:instrText xml:space="preserve"> PAGEREF _Toc30310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_Toc25408 </w:instrText>
          </w:r>
          <w:r>
            <w:fldChar w:fldCharType="separate"/>
          </w:r>
          <w:r>
            <w:rPr>
              <w:rFonts w:hint="eastAsia"/>
              <w:lang w:val="en-US" w:eastAsia="zh-CN"/>
            </w:rPr>
            <w:t>2</w:t>
          </w:r>
          <w:r>
            <w:t>.3.1. Screen Flow Chart</w:t>
          </w:r>
          <w:r>
            <w:tab/>
          </w:r>
          <w:r>
            <w:fldChar w:fldCharType="begin"/>
          </w:r>
          <w:r>
            <w:instrText xml:space="preserve"> PAGEREF _Toc25408 \h </w:instrText>
          </w:r>
          <w:r>
            <w:fldChar w:fldCharType="separate"/>
          </w:r>
          <w:r>
            <w:t>12</w:t>
          </w:r>
          <w:r>
            <w:fldChar w:fldCharType="end"/>
          </w:r>
          <w:r>
            <w:fldChar w:fldCharType="end"/>
          </w:r>
        </w:p>
        <w:p>
          <w:pPr>
            <w:pStyle w:val="6"/>
            <w:tabs>
              <w:tab w:val="right" w:leader="dot" w:pos="8306"/>
            </w:tabs>
          </w:pPr>
          <w:r>
            <w:fldChar w:fldCharType="begin"/>
          </w:r>
          <w:r>
            <w:instrText xml:space="preserve"> HYPERLINK \l _Toc23953 </w:instrText>
          </w:r>
          <w:r>
            <w:fldChar w:fldCharType="separate"/>
          </w:r>
          <w:r>
            <w:rPr>
              <w:rFonts w:hint="eastAsia"/>
              <w:lang w:val="en-US" w:eastAsia="zh-CN"/>
            </w:rPr>
            <w:t>2</w:t>
          </w:r>
          <w:r>
            <w:t>.3.2. Screen Descriptions</w:t>
          </w:r>
          <w:r>
            <w:tab/>
          </w:r>
          <w:r>
            <w:fldChar w:fldCharType="begin"/>
          </w:r>
          <w:r>
            <w:instrText xml:space="preserve"> PAGEREF _Toc23953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_Toc30430 </w:instrText>
          </w:r>
          <w:r>
            <w:fldChar w:fldCharType="separate"/>
          </w:r>
          <w:r>
            <w:rPr>
              <w:rFonts w:hint="eastAsia"/>
              <w:lang w:val="en-US" w:eastAsia="zh-CN"/>
            </w:rPr>
            <w:t>2</w:t>
          </w:r>
          <w:r>
            <w:t>.5. Replaying and Saving</w:t>
          </w:r>
          <w:r>
            <w:tab/>
          </w:r>
          <w:r>
            <w:fldChar w:fldCharType="begin"/>
          </w:r>
          <w:r>
            <w:instrText xml:space="preserve"> PAGEREF _Toc30430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_Toc24756 </w:instrText>
          </w:r>
          <w:r>
            <w:fldChar w:fldCharType="separate"/>
          </w:r>
          <w:r>
            <w:rPr>
              <w:lang w:val="en-US" w:eastAsia="zh-CN"/>
            </w:rPr>
            <w:t>3. Story, Setting and Character</w:t>
          </w:r>
          <w:r>
            <w:tab/>
          </w:r>
          <w:r>
            <w:fldChar w:fldCharType="begin"/>
          </w:r>
          <w:r>
            <w:instrText xml:space="preserve"> PAGEREF _Toc24756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_Toc16627 </w:instrText>
          </w:r>
          <w:r>
            <w:fldChar w:fldCharType="separate"/>
          </w:r>
          <w:r>
            <w:rPr>
              <w:rFonts w:hint="eastAsia"/>
              <w:lang w:val="en-US" w:eastAsia="zh-CN"/>
            </w:rPr>
            <w:t>4.</w:t>
          </w:r>
          <w:r>
            <w:rPr>
              <w:lang w:val="en-US" w:eastAsia="zh-CN"/>
            </w:rPr>
            <w:t>Interface</w:t>
          </w:r>
          <w:r>
            <w:tab/>
          </w:r>
          <w:r>
            <w:fldChar w:fldCharType="begin"/>
          </w:r>
          <w:r>
            <w:instrText xml:space="preserve"> PAGEREF _Toc16627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_Toc4316 </w:instrText>
          </w:r>
          <w:r>
            <w:fldChar w:fldCharType="separate"/>
          </w:r>
          <w:r>
            <w:rPr>
              <w:rFonts w:hint="eastAsia"/>
              <w:lang w:val="en-US" w:eastAsia="zh-CN"/>
            </w:rPr>
            <w:t>4</w:t>
          </w:r>
          <w:r>
            <w:rPr>
              <w:rFonts w:hint="default"/>
              <w:lang w:val="en-US" w:eastAsia="zh-CN"/>
            </w:rPr>
            <w:t>.1. Visual System</w:t>
          </w:r>
          <w:r>
            <w:tab/>
          </w:r>
          <w:r>
            <w:fldChar w:fldCharType="begin"/>
          </w:r>
          <w:r>
            <w:instrText xml:space="preserve"> PAGEREF _Toc4316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_Toc23320 </w:instrText>
          </w:r>
          <w:r>
            <w:fldChar w:fldCharType="separate"/>
          </w:r>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r>
            <w:tab/>
          </w:r>
          <w:r>
            <w:fldChar w:fldCharType="begin"/>
          </w:r>
          <w:r>
            <w:instrText xml:space="preserve"> PAGEREF _Toc23320 \h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_Toc28844 </w:instrText>
          </w:r>
          <w:r>
            <w:fldChar w:fldCharType="separate"/>
          </w:r>
          <w:r>
            <w:rPr>
              <w:rFonts w:hint="eastAsia"/>
              <w:lang w:val="en-US" w:eastAsia="zh-CN"/>
            </w:rPr>
            <w:t>4</w:t>
          </w:r>
          <w:r>
            <w:rPr>
              <w:rFonts w:hint="default"/>
              <w:lang w:val="en-US" w:eastAsia="zh-CN"/>
            </w:rPr>
            <w:t>.1.4. Camera</w:t>
          </w:r>
          <w:r>
            <w:tab/>
          </w:r>
          <w:r>
            <w:fldChar w:fldCharType="begin"/>
          </w:r>
          <w:r>
            <w:instrText xml:space="preserve"> PAGEREF _Toc28844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_Toc20047 </w:instrText>
          </w:r>
          <w:r>
            <w:fldChar w:fldCharType="separate"/>
          </w:r>
          <w:r>
            <w:rPr>
              <w:rFonts w:hint="eastAsia"/>
              <w:lang w:val="en-US" w:eastAsia="zh-CN"/>
            </w:rPr>
            <w:t>4</w:t>
          </w:r>
          <w:r>
            <w:rPr>
              <w:rFonts w:hint="default"/>
              <w:lang w:val="en-US" w:eastAsia="zh-CN"/>
            </w:rPr>
            <w:t>.2. Control System</w:t>
          </w:r>
          <w:r>
            <w:tab/>
          </w:r>
          <w:r>
            <w:fldChar w:fldCharType="begin"/>
          </w:r>
          <w:r>
            <w:instrText xml:space="preserve"> PAGEREF _Toc20047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_Toc21800 </w:instrText>
          </w:r>
          <w:r>
            <w:fldChar w:fldCharType="separate"/>
          </w:r>
          <w:r>
            <w:rPr>
              <w:rFonts w:hint="eastAsia"/>
              <w:lang w:val="en-US" w:eastAsia="zh-CN"/>
            </w:rPr>
            <w:t>4</w:t>
          </w:r>
          <w:r>
            <w:rPr>
              <w:rFonts w:hint="default"/>
              <w:lang w:val="en-US" w:eastAsia="zh-CN"/>
            </w:rPr>
            <w:t>.3. Audio</w:t>
          </w:r>
          <w:r>
            <w:tab/>
          </w:r>
          <w:r>
            <w:fldChar w:fldCharType="begin"/>
          </w:r>
          <w:r>
            <w:instrText xml:space="preserve"> PAGEREF _Toc21800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_Toc1841 </w:instrText>
          </w:r>
          <w:r>
            <w:fldChar w:fldCharType="separate"/>
          </w:r>
          <w:r>
            <w:rPr>
              <w:rFonts w:hint="eastAsia"/>
              <w:lang w:val="en-US" w:eastAsia="zh-CN"/>
            </w:rPr>
            <w:t>4</w:t>
          </w:r>
          <w:r>
            <w:rPr>
              <w:rFonts w:hint="default"/>
              <w:lang w:val="en-US" w:eastAsia="zh-CN"/>
            </w:rPr>
            <w:t>.</w:t>
          </w:r>
          <w:r>
            <w:rPr>
              <w:rFonts w:hint="eastAsia"/>
              <w:lang w:val="en-US" w:eastAsia="zh-CN"/>
            </w:rPr>
            <w:t>4</w:t>
          </w:r>
          <w:r>
            <w:rPr>
              <w:rFonts w:hint="default"/>
              <w:lang w:val="en-US" w:eastAsia="zh-CN"/>
            </w:rPr>
            <w:t>. Help System</w:t>
          </w:r>
          <w:r>
            <w:tab/>
          </w:r>
          <w:r>
            <w:fldChar w:fldCharType="begin"/>
          </w:r>
          <w:r>
            <w:instrText xml:space="preserve"> PAGEREF _Toc1841 \h </w:instrText>
          </w:r>
          <w:r>
            <w:fldChar w:fldCharType="separate"/>
          </w:r>
          <w:r>
            <w:t>18</w:t>
          </w:r>
          <w:r>
            <w:fldChar w:fldCharType="end"/>
          </w:r>
          <w:r>
            <w:fldChar w:fldCharType="end"/>
          </w:r>
        </w:p>
        <w:p>
          <w:pPr>
            <w:pStyle w:val="9"/>
            <w:tabs>
              <w:tab w:val="right" w:leader="dot" w:pos="8306"/>
            </w:tabs>
          </w:pPr>
          <w:r>
            <w:fldChar w:fldCharType="begin"/>
          </w:r>
          <w:r>
            <w:instrText xml:space="preserve"> HYPERLINK \l _Toc15513 </w:instrText>
          </w:r>
          <w:r>
            <w:fldChar w:fldCharType="separate"/>
          </w:r>
          <w:r>
            <w:rPr>
              <w:rFonts w:hint="eastAsia"/>
              <w:lang w:val="en-US" w:eastAsia="zh-CN"/>
            </w:rPr>
            <w:t xml:space="preserve">5. </w:t>
          </w:r>
          <w:r>
            <w:rPr>
              <w:rFonts w:hint="eastAsia"/>
            </w:rPr>
            <w:t>Technical</w:t>
          </w:r>
          <w:r>
            <w:tab/>
          </w:r>
          <w:r>
            <w:fldChar w:fldCharType="begin"/>
          </w:r>
          <w:r>
            <w:instrText xml:space="preserve"> PAGEREF _Toc15513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_Toc32213 </w:instrText>
          </w:r>
          <w:r>
            <w:fldChar w:fldCharType="separate"/>
          </w:r>
          <w:r>
            <w:rPr>
              <w:rFonts w:hint="eastAsia"/>
              <w:lang w:val="en-US" w:eastAsia="zh-CN"/>
            </w:rPr>
            <w:t>5</w:t>
          </w:r>
          <w:r>
            <w:t>.1. Target Hardware</w:t>
          </w:r>
          <w:r>
            <w:tab/>
          </w:r>
          <w:r>
            <w:fldChar w:fldCharType="begin"/>
          </w:r>
          <w:r>
            <w:instrText xml:space="preserve"> PAGEREF _Toc32213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_Toc20681 </w:instrText>
          </w:r>
          <w:r>
            <w:fldChar w:fldCharType="separate"/>
          </w:r>
          <w:r>
            <w:rPr>
              <w:rFonts w:hint="eastAsia"/>
              <w:lang w:val="en-US" w:eastAsia="zh-CN"/>
            </w:rPr>
            <w:t>5</w:t>
          </w:r>
          <w:r>
            <w:t>.2. Development hardware and software</w:t>
          </w:r>
          <w:r>
            <w:tab/>
          </w:r>
          <w:r>
            <w:fldChar w:fldCharType="begin"/>
          </w:r>
          <w:r>
            <w:instrText xml:space="preserve"> PAGEREF _Toc20681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_Toc26020 </w:instrText>
          </w:r>
          <w:r>
            <w:fldChar w:fldCharType="separate"/>
          </w:r>
          <w:r>
            <w:rPr>
              <w:rFonts w:hint="eastAsia"/>
              <w:lang w:val="en-US" w:eastAsia="zh-CN"/>
            </w:rPr>
            <w:t>5</w:t>
          </w:r>
          <w:r>
            <w:rPr>
              <w:rFonts w:hint="eastAsia"/>
            </w:rPr>
            <w:t>.2.1 Hardware</w:t>
          </w:r>
          <w:r>
            <w:tab/>
          </w:r>
          <w:r>
            <w:fldChar w:fldCharType="begin"/>
          </w:r>
          <w:r>
            <w:instrText xml:space="preserve"> PAGEREF _Toc26020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_Toc18657 </w:instrText>
          </w:r>
          <w:r>
            <w:fldChar w:fldCharType="separate"/>
          </w:r>
          <w:r>
            <w:rPr>
              <w:rFonts w:hint="eastAsia"/>
              <w:lang w:val="en-US" w:eastAsia="zh-CN"/>
            </w:rPr>
            <w:t>5</w:t>
          </w:r>
          <w:r>
            <w:rPr>
              <w:rFonts w:hint="eastAsia"/>
            </w:rPr>
            <w:t>.2.2 Software</w:t>
          </w:r>
          <w:r>
            <w:tab/>
          </w:r>
          <w:r>
            <w:fldChar w:fldCharType="begin"/>
          </w:r>
          <w:r>
            <w:instrText xml:space="preserve"> PAGEREF _Toc18657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_Toc6385 </w:instrText>
          </w:r>
          <w:r>
            <w:fldChar w:fldCharType="separate"/>
          </w:r>
          <w:r>
            <w:rPr>
              <w:rFonts w:hint="eastAsia"/>
              <w:lang w:val="en-US" w:eastAsia="zh-CN"/>
            </w:rPr>
            <w:t>5</w:t>
          </w:r>
          <w:r>
            <w:t>.</w:t>
          </w:r>
          <w:r>
            <w:rPr>
              <w:rFonts w:hint="eastAsia"/>
            </w:rPr>
            <w:t>3</w:t>
          </w:r>
          <w:r>
            <w:t>. Game Engine</w:t>
          </w:r>
          <w:r>
            <w:tab/>
          </w:r>
          <w:r>
            <w:fldChar w:fldCharType="begin"/>
          </w:r>
          <w:r>
            <w:instrText xml:space="preserve"> PAGEREF _Toc6385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_Toc24031 </w:instrText>
          </w:r>
          <w:r>
            <w:fldChar w:fldCharType="separate"/>
          </w:r>
          <w:r>
            <w:rPr>
              <w:rFonts w:hint="eastAsia"/>
              <w:lang w:val="en-US" w:eastAsia="zh-CN"/>
            </w:rPr>
            <w:t>5</w:t>
          </w:r>
          <w:r>
            <w:t>.</w:t>
          </w:r>
          <w:r>
            <w:rPr>
              <w:rFonts w:hint="eastAsia"/>
              <w:lang w:val="en-US" w:eastAsia="zh-CN"/>
            </w:rPr>
            <w:t>4</w:t>
          </w:r>
          <w:r>
            <w:t>. Scripting Language</w:t>
          </w:r>
          <w:r>
            <w:tab/>
          </w:r>
          <w:r>
            <w:fldChar w:fldCharType="begin"/>
          </w:r>
          <w:r>
            <w:instrText xml:space="preserve"> PAGEREF _Toc24031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_Toc4798 </w:instrText>
          </w:r>
          <w:r>
            <w:fldChar w:fldCharType="separate"/>
          </w:r>
          <w:r>
            <w:rPr>
              <w:rFonts w:hint="eastAsia"/>
            </w:rPr>
            <w:t>6. Project Management</w:t>
          </w:r>
          <w:r>
            <w:tab/>
          </w:r>
          <w:r>
            <w:fldChar w:fldCharType="begin"/>
          </w:r>
          <w:r>
            <w:instrText xml:space="preserve"> PAGEREF _Toc4798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_Toc13335 </w:instrText>
          </w:r>
          <w:r>
            <w:fldChar w:fldCharType="separate"/>
          </w:r>
          <w:r>
            <w:rPr>
              <w:rFonts w:hint="eastAsia"/>
              <w:lang w:val="en-US" w:eastAsia="zh-CN"/>
            </w:rPr>
            <w:t>6</w:t>
          </w:r>
          <w:r>
            <w:rPr>
              <w:rFonts w:hint="eastAsia"/>
            </w:rPr>
            <w:t>.1. Project Methodology</w:t>
          </w:r>
          <w:r>
            <w:tab/>
          </w:r>
          <w:r>
            <w:fldChar w:fldCharType="begin"/>
          </w:r>
          <w:r>
            <w:instrText xml:space="preserve"> PAGEREF _Toc13335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_Toc13420 </w:instrText>
          </w:r>
          <w:r>
            <w:fldChar w:fldCharType="separate"/>
          </w:r>
          <w:r>
            <w:rPr>
              <w:rFonts w:hint="eastAsia"/>
              <w:lang w:val="en-US" w:eastAsia="zh-CN"/>
            </w:rPr>
            <w:t>6</w:t>
          </w:r>
          <w:r>
            <w:rPr>
              <w:rFonts w:hint="eastAsia"/>
            </w:rPr>
            <w:t>.2. Detailed Schedule</w:t>
          </w:r>
          <w:r>
            <w:tab/>
          </w:r>
          <w:r>
            <w:fldChar w:fldCharType="begin"/>
          </w:r>
          <w:r>
            <w:instrText xml:space="preserve"> PAGEREF _Toc13420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_Toc5631 </w:instrText>
          </w:r>
          <w:r>
            <w:fldChar w:fldCharType="separate"/>
          </w:r>
          <w:r>
            <w:rPr>
              <w:rFonts w:hint="eastAsia"/>
              <w:lang w:val="en-US" w:eastAsia="zh-CN"/>
            </w:rPr>
            <w:t>6</w:t>
          </w:r>
          <w:r>
            <w:rPr>
              <w:rFonts w:hint="eastAsia"/>
            </w:rPr>
            <w:t>.3. Version control</w:t>
          </w:r>
          <w:r>
            <w:tab/>
          </w:r>
          <w:r>
            <w:fldChar w:fldCharType="begin"/>
          </w:r>
          <w:r>
            <w:instrText xml:space="preserve"> PAGEREF _Toc5631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_Toc23174 </w:instrText>
          </w:r>
          <w:r>
            <w:fldChar w:fldCharType="separate"/>
          </w:r>
          <w:r>
            <w:rPr>
              <w:rFonts w:hint="eastAsia"/>
              <w:lang w:val="en-US" w:eastAsia="zh-CN"/>
            </w:rPr>
            <w:t>6</w:t>
          </w:r>
          <w:r>
            <w:rPr>
              <w:rFonts w:hint="eastAsia"/>
            </w:rPr>
            <w:t>.4. Risk Analysis</w:t>
          </w:r>
          <w:r>
            <w:tab/>
          </w:r>
          <w:r>
            <w:fldChar w:fldCharType="begin"/>
          </w:r>
          <w:r>
            <w:instrText xml:space="preserve"> PAGEREF _Toc23174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_Toc24156 </w:instrText>
          </w:r>
          <w:r>
            <w:fldChar w:fldCharType="separate"/>
          </w:r>
          <w:r>
            <w:rPr>
              <w:rFonts w:hint="eastAsia"/>
              <w:lang w:val="en-US" w:eastAsia="zh-CN"/>
            </w:rPr>
            <w:t>6</w:t>
          </w:r>
          <w:r>
            <w:rPr>
              <w:rFonts w:hint="eastAsia"/>
            </w:rPr>
            <w:t>.5. Test Plan</w:t>
          </w:r>
          <w:r>
            <w:tab/>
          </w:r>
          <w:r>
            <w:fldChar w:fldCharType="begin"/>
          </w:r>
          <w:r>
            <w:instrText xml:space="preserve"> PAGEREF _Toc24156 \h </w:instrText>
          </w:r>
          <w:r>
            <w:fldChar w:fldCharType="separate"/>
          </w:r>
          <w:r>
            <w:t>22</w:t>
          </w:r>
          <w:r>
            <w:fldChar w:fldCharType="end"/>
          </w:r>
          <w:r>
            <w:fldChar w:fldCharType="end"/>
          </w:r>
        </w:p>
        <w:p>
          <w:pPr>
            <w:pStyle w:val="9"/>
            <w:tabs>
              <w:tab w:val="right" w:leader="dot" w:pos="8306"/>
            </w:tabs>
          </w:pPr>
          <w:r>
            <w:fldChar w:fldCharType="begin"/>
          </w:r>
          <w:r>
            <w:instrText xml:space="preserve"> HYPERLINK \l _Toc30473 </w:instrText>
          </w:r>
          <w:r>
            <w:fldChar w:fldCharType="separate"/>
          </w:r>
          <w:r>
            <w:rPr>
              <w:rFonts w:hint="eastAsia"/>
              <w:lang w:val="en-US" w:eastAsia="zh-CN"/>
            </w:rPr>
            <w:t>4. Appendices</w:t>
          </w:r>
          <w:r>
            <w:tab/>
          </w:r>
          <w:r>
            <w:fldChar w:fldCharType="begin"/>
          </w:r>
          <w:r>
            <w:instrText xml:space="preserve"> PAGEREF _Toc30473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_Toc14119 </w:instrText>
          </w:r>
          <w:r>
            <w:fldChar w:fldCharType="separate"/>
          </w:r>
          <w:r>
            <w:rPr>
              <w:rFonts w:hint="default"/>
              <w:lang w:val="en-US" w:eastAsia="zh-CN"/>
            </w:rPr>
            <w:t>4.1. References</w:t>
          </w:r>
          <w:r>
            <w:tab/>
          </w:r>
          <w:r>
            <w:fldChar w:fldCharType="begin"/>
          </w:r>
          <w:r>
            <w:instrText xml:space="preserve"> PAGEREF _Toc14119 \h </w:instrText>
          </w:r>
          <w:r>
            <w:fldChar w:fldCharType="separate"/>
          </w:r>
          <w:r>
            <w:t>23</w:t>
          </w:r>
          <w:r>
            <w:fldChar w:fldCharType="end"/>
          </w:r>
          <w:r>
            <w:fldChar w:fldCharType="end"/>
          </w:r>
        </w:p>
        <w:p>
          <w:pPr>
            <w:sectPr>
              <w:pgSz w:w="11906" w:h="16838"/>
              <w:pgMar w:top="1440" w:right="1800" w:bottom="1440" w:left="1800" w:header="851" w:footer="992" w:gutter="0"/>
              <w:cols w:space="425" w:num="1"/>
              <w:docGrid w:type="lines" w:linePitch="312" w:charSpace="0"/>
            </w:sectPr>
          </w:pPr>
          <w:r>
            <w:fldChar w:fldCharType="end"/>
          </w:r>
        </w:p>
      </w:sdtContent>
    </w:sdt>
    <w:p>
      <w:pPr>
        <w:pStyle w:val="2"/>
        <w:bidi w:val="0"/>
      </w:pPr>
      <w:bookmarkStart w:id="0" w:name="_Toc16884"/>
      <w:r>
        <w:t xml:space="preserve">1. </w:t>
      </w:r>
      <w:r>
        <w:rPr>
          <w:rFonts w:hint="eastAsia"/>
        </w:rPr>
        <w:t>G</w:t>
      </w:r>
      <w:r>
        <w:t xml:space="preserve">ame </w:t>
      </w:r>
      <w:r>
        <w:rPr>
          <w:rFonts w:hint="eastAsia"/>
        </w:rPr>
        <w:t>O</w:t>
      </w:r>
      <w:r>
        <w:t>verview</w:t>
      </w:r>
      <w:bookmarkEnd w:id="0"/>
      <w:r>
        <w:t xml:space="preserve"> </w:t>
      </w:r>
    </w:p>
    <w:p>
      <w:pPr>
        <w:pStyle w:val="3"/>
        <w:bidi w:val="0"/>
      </w:pPr>
      <w:bookmarkStart w:id="1" w:name="_Toc28900"/>
      <w:r>
        <w:t xml:space="preserve">1.1 </w:t>
      </w:r>
      <w:r>
        <w:rPr>
          <w:rFonts w:hint="eastAsia"/>
        </w:rPr>
        <w:t>G</w:t>
      </w:r>
      <w:r>
        <w:t xml:space="preserve">ame </w:t>
      </w:r>
      <w:r>
        <w:rPr>
          <w:rFonts w:hint="eastAsia"/>
        </w:rPr>
        <w:t>C</w:t>
      </w:r>
      <w:r>
        <w:t>oncept</w:t>
      </w:r>
      <w:bookmarkEnd w:id="1"/>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 xml:space="preserve">This game is Horizon version adventure game. Players can move, left and right. Players have a base to upgrade abilities. The enemy will appear at a fixed range and attack the player. As time goes on, the player can collect materials to make tools and update modes. By these objects, payers can increase the maximum life value. When the game enters some specific days? Should this be ‘places’, some enemies will actively attack the player's base. Player needs to guard the base to avoid failure of the game. Player can gain materials by killing enemies and collecting ‘collecting what?”. Materials can be used to upgrade base and player. On the base, player can build defense </w:t>
      </w:r>
      <w:r>
        <w:rPr>
          <w:rFonts w:hint="eastAsia" w:ascii="Arial" w:hAnsi="Arial" w:eastAsia="Arial" w:cs="Arial"/>
          <w:kern w:val="0"/>
          <w:sz w:val="24"/>
          <w:szCs w:val="24"/>
        </w:rPr>
        <w:t>buildings</w:t>
      </w:r>
      <w:r>
        <w:rPr>
          <w:rFonts w:ascii="Arial" w:hAnsi="Arial" w:eastAsia="Arial" w:cs="Arial"/>
          <w:kern w:val="0"/>
          <w:sz w:val="24"/>
          <w:szCs w:val="24"/>
        </w:rPr>
        <w:t>.</w:t>
      </w:r>
    </w:p>
    <w:p>
      <w:pPr>
        <w:widowControl/>
        <w:spacing w:line="276" w:lineRule="auto"/>
        <w:jc w:val="left"/>
        <w:rPr>
          <w:rFonts w:ascii="Arial" w:hAnsi="Arial" w:eastAsia="Arial" w:cs="Arial"/>
          <w:kern w:val="0"/>
          <w:sz w:val="22"/>
          <w:szCs w:val="22"/>
        </w:rPr>
      </w:pPr>
    </w:p>
    <w:p>
      <w:pPr>
        <w:pStyle w:val="3"/>
        <w:bidi w:val="0"/>
      </w:pPr>
      <w:bookmarkStart w:id="2" w:name="_Toc9499"/>
      <w:r>
        <w:t xml:space="preserve">1.2 </w:t>
      </w:r>
      <w:r>
        <w:rPr>
          <w:rFonts w:hint="eastAsia"/>
        </w:rPr>
        <w:t>G</w:t>
      </w:r>
      <w:r>
        <w:t>enre</w:t>
      </w:r>
      <w:bookmarkEnd w:id="2"/>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pStyle w:val="19"/>
        <w:widowControl/>
        <w:numPr>
          <w:ilvl w:val="0"/>
          <w:numId w:val="1"/>
        </w:numPr>
        <w:jc w:val="left"/>
        <w:outlineLvl w:val="1"/>
        <w:rPr>
          <w:rFonts w:ascii="Arial" w:hAnsi="Arial" w:eastAsia="Arial" w:cs="Arial"/>
          <w:kern w:val="0"/>
          <w:sz w:val="24"/>
          <w:szCs w:val="24"/>
        </w:rPr>
      </w:pPr>
      <w:bookmarkStart w:id="3" w:name="_Toc15246"/>
      <w:r>
        <w:rPr>
          <w:rFonts w:ascii="Arial" w:hAnsi="Arial" w:eastAsia="Arial" w:cs="Arial"/>
          <w:b/>
          <w:bCs/>
          <w:kern w:val="0"/>
          <w:sz w:val="24"/>
          <w:szCs w:val="24"/>
        </w:rPr>
        <w:t>side-scroller</w:t>
      </w:r>
      <w:r>
        <w:rPr>
          <w:rFonts w:ascii="Arial" w:hAnsi="Arial" w:eastAsia="Arial" w:cs="Arial"/>
          <w:kern w:val="0"/>
          <w:sz w:val="24"/>
          <w:szCs w:val="24"/>
        </w:rPr>
        <w:t>: A side-scrolling video game (alternatively side-scroller) is a </w:t>
      </w:r>
      <w:r>
        <w:rPr>
          <w:sz w:val="24"/>
          <w:szCs w:val="24"/>
        </w:rPr>
        <w:fldChar w:fldCharType="begin"/>
      </w:r>
      <w:r>
        <w:rPr>
          <w:sz w:val="24"/>
          <w:szCs w:val="24"/>
        </w:rPr>
        <w:instrText xml:space="preserve"> HYPERLINK "https://en.wikipedia.org/wiki/Game" \o "Game" </w:instrText>
      </w:r>
      <w:r>
        <w:rPr>
          <w:sz w:val="24"/>
          <w:szCs w:val="24"/>
        </w:rPr>
        <w:fldChar w:fldCharType="separate"/>
      </w:r>
      <w:r>
        <w:rPr>
          <w:rFonts w:eastAsia="Arial"/>
          <w:kern w:val="0"/>
          <w:sz w:val="24"/>
          <w:szCs w:val="24"/>
        </w:rPr>
        <w:t>game</w:t>
      </w:r>
      <w:r>
        <w:rPr>
          <w:rFonts w:eastAsia="Arial"/>
          <w:kern w:val="0"/>
          <w:sz w:val="24"/>
          <w:szCs w:val="24"/>
        </w:rPr>
        <w:fldChar w:fldCharType="end"/>
      </w:r>
      <w:r>
        <w:rPr>
          <w:rFonts w:ascii="Arial" w:hAnsi="Arial" w:eastAsia="Arial" w:cs="Arial"/>
          <w:kern w:val="0"/>
          <w:sz w:val="24"/>
          <w:szCs w:val="24"/>
        </w:rPr>
        <w:t> viewed from a side-view camera angle where the screen follows the </w:t>
      </w:r>
      <w:r>
        <w:rPr>
          <w:sz w:val="24"/>
          <w:szCs w:val="24"/>
        </w:rPr>
        <w:fldChar w:fldCharType="begin"/>
      </w:r>
      <w:r>
        <w:rPr>
          <w:sz w:val="24"/>
          <w:szCs w:val="24"/>
        </w:rPr>
        <w:instrText xml:space="preserve"> HYPERLINK "https://en.wikipedia.org/wiki/Player_character" \o "Player character" </w:instrText>
      </w:r>
      <w:r>
        <w:rPr>
          <w:sz w:val="24"/>
          <w:szCs w:val="24"/>
        </w:rPr>
        <w:fldChar w:fldCharType="separate"/>
      </w:r>
      <w:r>
        <w:rPr>
          <w:rFonts w:eastAsia="Arial"/>
          <w:kern w:val="0"/>
          <w:sz w:val="24"/>
          <w:szCs w:val="24"/>
        </w:rPr>
        <w:t>player</w:t>
      </w:r>
      <w:r>
        <w:rPr>
          <w:rFonts w:eastAsia="Arial"/>
          <w:kern w:val="0"/>
          <w:sz w:val="24"/>
          <w:szCs w:val="24"/>
        </w:rPr>
        <w:fldChar w:fldCharType="end"/>
      </w:r>
      <w:r>
        <w:rPr>
          <w:rFonts w:ascii="Arial" w:hAnsi="Arial" w:eastAsia="Arial" w:cs="Arial"/>
          <w:kern w:val="0"/>
          <w:sz w:val="24"/>
          <w:szCs w:val="24"/>
        </w:rPr>
        <w:t> as they move left or right. [1]</w:t>
      </w:r>
      <w:bookmarkEnd w:id="3"/>
    </w:p>
    <w:p>
      <w:pPr>
        <w:pStyle w:val="19"/>
        <w:widowControl/>
        <w:numPr>
          <w:ilvl w:val="0"/>
          <w:numId w:val="1"/>
        </w:numPr>
        <w:spacing w:line="276" w:lineRule="auto"/>
        <w:jc w:val="left"/>
        <w:rPr>
          <w:rFonts w:ascii="Arial" w:hAnsi="Arial" w:eastAsia="Arial" w:cs="Arial"/>
          <w:kern w:val="0"/>
          <w:sz w:val="24"/>
          <w:szCs w:val="24"/>
        </w:rPr>
      </w:pPr>
      <w:r>
        <w:rPr>
          <w:sz w:val="24"/>
          <w:szCs w:val="24"/>
        </w:rPr>
        <w:fldChar w:fldCharType="begin"/>
      </w:r>
      <w:r>
        <w:rPr>
          <w:sz w:val="24"/>
          <w:szCs w:val="24"/>
        </w:rPr>
        <w:instrText xml:space="preserve"> HYPERLINK "https://store.steampowered.com/tags/en/Tower%20Defense/?snr=1_5_9__410" </w:instrText>
      </w:r>
      <w:r>
        <w:rPr>
          <w:sz w:val="24"/>
          <w:szCs w:val="24"/>
        </w:rPr>
        <w:fldChar w:fldCharType="separate"/>
      </w:r>
      <w:r>
        <w:rPr>
          <w:rFonts w:eastAsia="Arial"/>
          <w:b/>
          <w:bCs/>
          <w:kern w:val="0"/>
          <w:sz w:val="24"/>
          <w:szCs w:val="24"/>
        </w:rPr>
        <w:t>Tower Defense</w:t>
      </w:r>
      <w:r>
        <w:rPr>
          <w:rFonts w:eastAsia="Arial"/>
          <w:b/>
          <w:bCs/>
          <w:kern w:val="0"/>
          <w:sz w:val="24"/>
          <w:szCs w:val="24"/>
        </w:rPr>
        <w:fldChar w:fldCharType="end"/>
      </w:r>
      <w:r>
        <w:rPr>
          <w:rFonts w:ascii="Arial" w:hAnsi="Arial" w:eastAsia="Arial" w:cs="Arial"/>
          <w:kern w:val="0"/>
          <w:sz w:val="24"/>
          <w:szCs w:val="24"/>
        </w:rPr>
        <w:t>:</w:t>
      </w:r>
      <w:r>
        <w:rPr>
          <w:rFonts w:ascii="Arial" w:hAnsi="Arial" w:cs="Arial"/>
          <w:b/>
          <w:bCs/>
          <w:color w:val="202122"/>
          <w:sz w:val="24"/>
          <w:szCs w:val="24"/>
          <w:shd w:val="clear" w:color="auto" w:fill="FFFFFF"/>
        </w:rPr>
        <w:t xml:space="preserve"> Tower defense</w:t>
      </w:r>
      <w:r>
        <w:rPr>
          <w:rFonts w:ascii="Arial" w:hAnsi="Arial" w:cs="Arial"/>
          <w:color w:val="202122"/>
          <w:sz w:val="24"/>
          <w:szCs w:val="24"/>
          <w:shd w:val="clear" w:color="auto" w:fill="FFFFFF"/>
        </w:rPr>
        <w:t> (</w:t>
      </w:r>
      <w:r>
        <w:rPr>
          <w:rFonts w:ascii="Arial" w:hAnsi="Arial" w:cs="Arial"/>
          <w:b/>
          <w:bCs/>
          <w:color w:val="202122"/>
          <w:sz w:val="24"/>
          <w:szCs w:val="24"/>
          <w:shd w:val="clear" w:color="auto" w:fill="FFFFFF"/>
        </w:rPr>
        <w:t>TD</w:t>
      </w:r>
      <w:r>
        <w:rPr>
          <w:rFonts w:ascii="Arial" w:hAnsi="Arial" w:cs="Arial"/>
          <w:color w:val="202122"/>
          <w:sz w:val="24"/>
          <w:szCs w:val="24"/>
          <w:shd w:val="clear" w:color="auto" w:fill="FFFFFF"/>
        </w:rPr>
        <w:t>) is a </w:t>
      </w:r>
      <w:r>
        <w:rPr>
          <w:rFonts w:ascii="Arial" w:hAnsi="Arial" w:cs="Arial"/>
          <w:sz w:val="24"/>
          <w:szCs w:val="24"/>
          <w:shd w:val="clear" w:color="auto" w:fill="FFFFFF"/>
        </w:rPr>
        <w:t>subgenre</w:t>
      </w:r>
      <w:r>
        <w:rPr>
          <w:rFonts w:ascii="Arial" w:hAnsi="Arial" w:cs="Arial"/>
          <w:color w:val="202122"/>
          <w:sz w:val="24"/>
          <w:szCs w:val="24"/>
          <w:shd w:val="clear" w:color="auto" w:fill="FFFFFF"/>
        </w:rPr>
        <w:t> of </w:t>
      </w:r>
      <w:r>
        <w:rPr>
          <w:rFonts w:ascii="Arial" w:hAnsi="Arial" w:cs="Arial"/>
          <w:sz w:val="24"/>
          <w:szCs w:val="24"/>
          <w:shd w:val="clear" w:color="auto" w:fill="FFFFFF"/>
        </w:rPr>
        <w:t>strategy games</w:t>
      </w:r>
      <w:r>
        <w:rPr>
          <w:rFonts w:ascii="Arial" w:hAnsi="Arial" w:cs="Arial"/>
          <w:color w:val="202122"/>
          <w:sz w:val="24"/>
          <w:szCs w:val="24"/>
          <w:shd w:val="clear" w:color="auto" w:fill="FFFFFF"/>
        </w:rPr>
        <w:t> where the goal is to defend a player's territories or possessions by obstructing the enemy attackers or by stopping enemies from reaching the exits, usually achieved by placing defensive structures on or along their path of attack.[2]</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sz w:val="24"/>
          <w:szCs w:val="24"/>
        </w:rPr>
        <w:t xml:space="preserve">Base </w:t>
      </w:r>
      <w:r>
        <w:rPr>
          <w:rFonts w:ascii="Arial" w:hAnsi="Arial" w:cs="Arial"/>
          <w:b/>
          <w:bCs/>
          <w:color w:val="202122"/>
          <w:sz w:val="24"/>
          <w:szCs w:val="24"/>
          <w:shd w:val="clear" w:color="auto" w:fill="FFFFFF"/>
        </w:rPr>
        <w:t>Building</w:t>
      </w:r>
      <w:r>
        <w:rPr>
          <w:rFonts w:ascii="Arial" w:hAnsi="Arial" w:cs="Arial"/>
          <w:color w:val="202122"/>
          <w:sz w:val="24"/>
          <w:szCs w:val="24"/>
          <w:shd w:val="clear" w:color="auto" w:fill="FFFFFF"/>
        </w:rPr>
        <w:t>: The player will build base to improve their strength, such as more buildings and people.</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Single player</w:t>
      </w:r>
      <w:r>
        <w:rPr>
          <w:rFonts w:ascii="Arial" w:hAnsi="Arial" w:cs="Arial"/>
          <w:color w:val="202122"/>
          <w:sz w:val="24"/>
          <w:szCs w:val="24"/>
          <w:shd w:val="clear" w:color="auto" w:fill="FFFFFF"/>
        </w:rPr>
        <w:t>: The game has only one player.</w:t>
      </w: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3"/>
        <w:bidi w:val="0"/>
      </w:pPr>
      <w:bookmarkStart w:id="4" w:name="_Toc15452"/>
      <w:r>
        <w:t>1.3 Target Audience</w:t>
      </w:r>
      <w:bookmarkEnd w:id="4"/>
      <w:r>
        <w:t xml:space="preserve"> </w:t>
      </w:r>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My target audience will be people who have interests in adventure games. It mainly refers to players who can accept pixel style, combat with enemies and discover new things. Targeting the market for high school students and college students.</w:t>
      </w:r>
    </w:p>
    <w:p>
      <w:pPr>
        <w:widowControl/>
        <w:spacing w:line="276" w:lineRule="auto"/>
        <w:jc w:val="left"/>
        <w:rPr>
          <w:rFonts w:ascii="Arial" w:hAnsi="Arial" w:eastAsia="Arial" w:cs="Arial"/>
          <w:kern w:val="0"/>
          <w:sz w:val="22"/>
          <w:szCs w:val="22"/>
        </w:rPr>
      </w:pPr>
    </w:p>
    <w:p>
      <w:pPr>
        <w:pStyle w:val="3"/>
        <w:bidi w:val="0"/>
      </w:pPr>
      <w:bookmarkStart w:id="5" w:name="_Toc5423"/>
      <w:r>
        <w:t>1.4 Game Flow Summary</w:t>
      </w:r>
      <w:bookmarkEnd w:id="5"/>
      <w:r>
        <w:t xml:space="preserve"> </w:t>
      </w:r>
    </w:p>
    <w:p>
      <w:pPr>
        <w:widowControl/>
        <w:jc w:val="left"/>
        <w:outlineLvl w:val="1"/>
        <w:rPr>
          <w:rFonts w:ascii="TimesNewRomanPS-BoldMT" w:hAnsi="TimesNewRomanPS-BoldMT" w:eastAsia="TimesNewRomanPS-BoldMT" w:cs="TimesNewRomanPS-BoldMT"/>
          <w:b/>
          <w:bCs/>
          <w:color w:val="000000"/>
          <w:kern w:val="0"/>
          <w:sz w:val="25"/>
          <w:szCs w:val="25"/>
          <w:lang w:bidi="ar"/>
        </w:rPr>
      </w:pPr>
    </w:p>
    <w:p>
      <w:pPr>
        <w:widowControl/>
        <w:spacing w:line="276" w:lineRule="auto"/>
        <w:jc w:val="left"/>
        <w:rPr>
          <w:rFonts w:hint="eastAsia" w:ascii="Arial" w:hAnsi="Arial" w:eastAsia="Arial" w:cs="Arial"/>
          <w:kern w:val="0"/>
          <w:sz w:val="22"/>
          <w:szCs w:val="22"/>
        </w:rPr>
      </w:pPr>
      <w:r>
        <w:rPr>
          <w:rFonts w:ascii="Arial" w:hAnsi="Arial" w:eastAsia="Arial" w:cs="Arial"/>
          <w:kern w:val="0"/>
          <w:sz w:val="24"/>
          <w:szCs w:val="24"/>
        </w:rPr>
        <w:t>The game will load the main menu, where players can select new games, options, or archives.</w:t>
      </w:r>
      <w:r>
        <w:rPr>
          <w:rFonts w:hint="eastAsia" w:ascii="Arial" w:hAnsi="Arial" w:eastAsia="Arial" w:cs="Arial"/>
          <w:kern w:val="0"/>
          <w:sz w:val="24"/>
          <w:szCs w:val="24"/>
        </w:rPr>
        <w:t xml:space="preserve"> In the game itself, player needs to upgrade base to the highest level, and hold the base during an attack triggered by the upgrade.</w:t>
      </w:r>
    </w:p>
    <w:p>
      <w:pPr>
        <w:pStyle w:val="3"/>
        <w:bidi w:val="0"/>
        <w:rPr>
          <w:rFonts w:ascii="TimesNewRomanPS-BoldMT" w:hAnsi="TimesNewRomanPS-BoldMT" w:eastAsia="TimesNewRomanPS-BoldMT" w:cs="TimesNewRomanPS-BoldMT"/>
          <w:b/>
          <w:bCs/>
          <w:color w:val="000000"/>
          <w:kern w:val="0"/>
          <w:sz w:val="28"/>
          <w:szCs w:val="28"/>
          <w:lang w:bidi="ar"/>
        </w:rPr>
      </w:pPr>
      <w:bookmarkStart w:id="6" w:name="_Toc16879"/>
      <w:r>
        <w:t>1.5 Look and Feel</w:t>
      </w:r>
      <w:bookmarkEnd w:id="6"/>
      <w:r>
        <w:t xml:space="preserve"> </w:t>
      </w: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 xml:space="preserve">I want the game to look and feel like a </w:t>
      </w:r>
      <w:r>
        <w:rPr>
          <w:rFonts w:hint="eastAsia" w:ascii="Arial" w:hAnsi="Arial" w:eastAsia="Arial" w:cs="Arial"/>
          <w:kern w:val="0"/>
          <w:sz w:val="24"/>
          <w:szCs w:val="24"/>
        </w:rPr>
        <w:t>pixel adventure</w:t>
      </w:r>
      <w:r>
        <w:rPr>
          <w:rFonts w:ascii="Arial" w:hAnsi="Arial" w:eastAsia="Arial" w:cs="Arial"/>
          <w:kern w:val="0"/>
          <w:sz w:val="24"/>
          <w:szCs w:val="24"/>
        </w:rPr>
        <w:t xml:space="preserve"> game. Similar to “Kingdom: New Lands(fig1)” or</w:t>
      </w:r>
      <w:r>
        <w:rPr>
          <w:rFonts w:hint="eastAsia" w:ascii="Arial" w:hAnsi="Arial" w:eastAsia="Arial" w:cs="Arial"/>
          <w:kern w:val="0"/>
          <w:sz w:val="24"/>
          <w:szCs w:val="24"/>
        </w:rPr>
        <w:t xml:space="preserve"> </w:t>
      </w:r>
      <w:r>
        <w:rPr>
          <w:rFonts w:ascii="Arial" w:hAnsi="Arial" w:eastAsia="Arial" w:cs="Arial"/>
          <w:kern w:val="0"/>
          <w:sz w:val="24"/>
          <w:szCs w:val="24"/>
        </w:rPr>
        <w:t>“Until We Die(fig2)”. Here are some relevant games pictures:</w:t>
      </w:r>
    </w:p>
    <w:p/>
    <w:p>
      <w:pPr>
        <w:rPr>
          <w:rFonts w:ascii="宋体" w:hAnsi="宋体"/>
          <w:sz w:val="24"/>
        </w:rPr>
      </w:pPr>
      <w:r>
        <w:rPr>
          <w:rFonts w:ascii="宋体" w:hAnsi="宋体"/>
          <w:sz w:val="24"/>
        </w:rPr>
        <w:drawing>
          <wp:inline distT="0" distB="0" distL="114300" distR="114300">
            <wp:extent cx="5402580" cy="3039110"/>
            <wp:effectExtent l="0" t="0" r="7620"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402580" cy="3039110"/>
                    </a:xfrm>
                    <a:prstGeom prst="rect">
                      <a:avLst/>
                    </a:prstGeom>
                    <a:noFill/>
                    <a:ln w="9525">
                      <a:noFill/>
                    </a:ln>
                  </pic:spPr>
                </pic:pic>
              </a:graphicData>
            </a:graphic>
          </wp:inline>
        </w:drawing>
      </w:r>
    </w:p>
    <w:p>
      <w:pPr>
        <w:jc w:val="center"/>
        <w:rPr>
          <w:rFonts w:ascii="宋体" w:hAnsi="宋体"/>
          <w:sz w:val="24"/>
        </w:rPr>
      </w:pPr>
      <w:r>
        <w:t>Figure1.1 Kingdom: New Lands</w:t>
      </w:r>
    </w:p>
    <w:p>
      <w:pPr>
        <w:rPr>
          <w:rFonts w:ascii="宋体" w:hAnsi="宋体"/>
          <w:sz w:val="24"/>
        </w:rPr>
      </w:pPr>
      <w:r>
        <w:rPr>
          <w:rFonts w:ascii="宋体" w:hAnsi="宋体"/>
          <w:sz w:val="24"/>
        </w:rPr>
        <w:drawing>
          <wp:inline distT="0" distB="0" distL="114300" distR="114300">
            <wp:extent cx="5470525" cy="3077210"/>
            <wp:effectExtent l="0" t="0" r="3175" b="889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6"/>
                    <a:stretch>
                      <a:fillRect/>
                    </a:stretch>
                  </pic:blipFill>
                  <pic:spPr>
                    <a:xfrm>
                      <a:off x="0" y="0"/>
                      <a:ext cx="5470525" cy="3077210"/>
                    </a:xfrm>
                    <a:prstGeom prst="rect">
                      <a:avLst/>
                    </a:prstGeom>
                    <a:noFill/>
                    <a:ln w="9525">
                      <a:noFill/>
                    </a:ln>
                  </pic:spPr>
                </pic:pic>
              </a:graphicData>
            </a:graphic>
          </wp:inline>
        </w:drawing>
      </w:r>
    </w:p>
    <w:p>
      <w:pPr>
        <w:jc w:val="center"/>
        <w:rPr>
          <w:rFonts w:ascii="宋体" w:hAnsi="宋体"/>
          <w:sz w:val="24"/>
        </w:rPr>
      </w:pPr>
      <w:r>
        <w:t>Figure1.2 Until We Die</w:t>
      </w:r>
    </w:p>
    <w:p>
      <w:pPr>
        <w:rPr>
          <w:rFonts w:ascii="宋体" w:hAnsi="宋体"/>
          <w:sz w:val="24"/>
        </w:rPr>
      </w:pPr>
    </w:p>
    <w:p>
      <w:pPr>
        <w:pStyle w:val="3"/>
        <w:bidi w:val="0"/>
        <w:rPr>
          <w:rFonts w:ascii="TimesNewRomanPS-BoldMT" w:hAnsi="TimesNewRomanPS-BoldMT" w:eastAsia="TimesNewRomanPS-BoldMT" w:cs="TimesNewRomanPS-BoldMT"/>
          <w:b/>
          <w:bCs/>
          <w:color w:val="000000"/>
          <w:kern w:val="0"/>
          <w:sz w:val="25"/>
          <w:szCs w:val="25"/>
          <w:lang w:bidi="ar"/>
        </w:rPr>
      </w:pPr>
      <w:bookmarkStart w:id="7" w:name="_Toc31544"/>
      <w:r>
        <w:t>1.6 Project Scope</w:t>
      </w:r>
      <w:bookmarkEnd w:id="7"/>
      <w:r>
        <w:t xml:space="preserve"> </w:t>
      </w:r>
    </w:p>
    <w:p>
      <w:pPr>
        <w:pStyle w:val="4"/>
        <w:bidi w:val="0"/>
        <w:rPr>
          <w:rFonts w:ascii="TimesNewRomanPS-BoldMT" w:hAnsi="TimesNewRomanPS-BoldMT" w:eastAsia="TimesNewRomanPS-BoldMT" w:cs="TimesNewRomanPS-BoldMT"/>
          <w:b/>
          <w:bCs/>
          <w:color w:val="000000"/>
          <w:kern w:val="0"/>
          <w:sz w:val="24"/>
          <w:lang w:bidi="ar"/>
        </w:rPr>
      </w:pPr>
      <w:bookmarkStart w:id="8" w:name="_Toc8498"/>
      <w:r>
        <w:t xml:space="preserve">1.6.1. Number of </w:t>
      </w:r>
      <w:r>
        <w:rPr>
          <w:rFonts w:hint="eastAsia"/>
        </w:rPr>
        <w:t>Location</w:t>
      </w:r>
      <w:bookmarkEnd w:id="8"/>
      <w:r>
        <w:t xml:space="preserve"> </w:t>
      </w: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Player and enemies will belong to an only one map</w:t>
      </w:r>
      <w:r>
        <w:rPr>
          <w:rFonts w:ascii="Arial" w:hAnsi="Arial" w:eastAsia="Arial" w:cs="Arial"/>
          <w:kern w:val="0"/>
          <w:sz w:val="24"/>
          <w:szCs w:val="24"/>
        </w:rPr>
        <w:t>.</w:t>
      </w:r>
      <w:r>
        <w:rPr>
          <w:rFonts w:hint="eastAsia" w:ascii="Arial" w:hAnsi="Arial" w:eastAsia="Arial" w:cs="Arial"/>
          <w:kern w:val="0"/>
          <w:sz w:val="24"/>
          <w:szCs w:val="24"/>
        </w:rPr>
        <w:t xml:space="preserve"> Player and base will appear on the centre of the map, and enemy nests will appear on the two ends of the map. Some broken buildings or hidden buildings will appear in the space between the base and the nests. Player can repair these broken buildings to get some annexe</w:t>
      </w:r>
      <w:r>
        <w:rPr>
          <w:rFonts w:ascii="Arial" w:hAnsi="Arial" w:eastAsia="Arial" w:cs="Arial"/>
          <w:kern w:val="0"/>
          <w:sz w:val="24"/>
          <w:szCs w:val="24"/>
        </w:rPr>
        <w:t>s</w:t>
      </w:r>
      <w:r>
        <w:rPr>
          <w:rFonts w:hint="eastAsia" w:ascii="Arial" w:hAnsi="Arial" w:eastAsia="Arial" w:cs="Arial"/>
          <w:kern w:val="0"/>
          <w:sz w:val="24"/>
          <w:szCs w:val="24"/>
        </w:rPr>
        <w:t>. These annexe</w:t>
      </w:r>
      <w:r>
        <w:rPr>
          <w:rFonts w:ascii="Arial" w:hAnsi="Arial" w:eastAsia="Arial" w:cs="Arial"/>
          <w:kern w:val="0"/>
          <w:sz w:val="24"/>
          <w:szCs w:val="24"/>
        </w:rPr>
        <w:t xml:space="preserve">s </w:t>
      </w:r>
      <w:r>
        <w:rPr>
          <w:rFonts w:hint="eastAsia" w:ascii="Arial" w:hAnsi="Arial" w:eastAsia="Arial" w:cs="Arial"/>
          <w:kern w:val="0"/>
          <w:sz w:val="24"/>
          <w:szCs w:val="24"/>
        </w:rPr>
        <w:t>can support some extra functions.</w:t>
      </w:r>
    </w:p>
    <w:p>
      <w:pPr>
        <w:widowControl/>
        <w:spacing w:line="276" w:lineRule="auto"/>
        <w:jc w:val="left"/>
        <w:rPr>
          <w:rFonts w:ascii="Arial" w:hAnsi="Arial" w:eastAsia="Arial" w:cs="Arial"/>
          <w:kern w:val="0"/>
          <w:sz w:val="24"/>
          <w:szCs w:val="24"/>
        </w:rPr>
      </w:pPr>
      <w:r>
        <w:rPr>
          <w:rFonts w:hint="eastAsia" w:ascii="Arial" w:hAnsi="Arial" w:eastAsia="Arial" w:cs="Arial"/>
          <w:b/>
          <w:bCs/>
          <w:kern w:val="0"/>
          <w:sz w:val="24"/>
          <w:szCs w:val="24"/>
        </w:rPr>
        <w:t>Annexe</w:t>
      </w:r>
      <w:r>
        <w:rPr>
          <w:rFonts w:hint="eastAsia" w:ascii="Arial" w:hAnsi="Arial" w:eastAsia="Arial" w:cs="Arial"/>
          <w:kern w:val="0"/>
          <w:sz w:val="24"/>
          <w:szCs w:val="24"/>
        </w:rPr>
        <w:t xml:space="preserve">：a building that is added to, or is near, a larger one and that provides extra </w:t>
      </w:r>
      <w:r>
        <w:rPr>
          <w:rFonts w:hint="eastAsia" w:ascii="Arial" w:hAnsi="Arial" w:eastAsia="Arial" w:cs="Arial"/>
          <w:kern w:val="0"/>
          <w:sz w:val="24"/>
          <w:szCs w:val="24"/>
        </w:rPr>
        <w:tab/>
      </w:r>
      <w:r>
        <w:rPr>
          <w:rFonts w:hint="eastAsia" w:ascii="Arial" w:hAnsi="Arial" w:eastAsia="Arial" w:cs="Arial"/>
          <w:kern w:val="0"/>
          <w:sz w:val="24"/>
          <w:szCs w:val="24"/>
        </w:rPr>
        <w:tab/>
      </w:r>
      <w:r>
        <w:rPr>
          <w:rFonts w:hint="eastAsia" w:ascii="Arial" w:hAnsi="Arial" w:eastAsia="Arial" w:cs="Arial"/>
          <w:kern w:val="0"/>
          <w:sz w:val="24"/>
          <w:szCs w:val="24"/>
        </w:rPr>
        <w:t>living or work space.</w:t>
      </w:r>
    </w:p>
    <w:p>
      <w:pPr>
        <w:widowControl/>
        <w:spacing w:line="276" w:lineRule="auto"/>
        <w:jc w:val="left"/>
        <w:rPr>
          <w:rFonts w:ascii="Arial" w:hAnsi="Arial" w:eastAsia="Arial" w:cs="Arial"/>
          <w:kern w:val="0"/>
          <w:sz w:val="22"/>
          <w:szCs w:val="22"/>
        </w:rPr>
      </w:pPr>
    </w:p>
    <w:p>
      <w:pPr>
        <w:widowControl/>
        <w:jc w:val="left"/>
        <w:rPr>
          <w:rFonts w:ascii="Times New Roman" w:hAnsi="Times New Roman" w:cs="Times New Roman"/>
          <w:color w:val="000000"/>
          <w:kern w:val="0"/>
          <w:szCs w:val="21"/>
          <w:lang w:bidi="ar"/>
        </w:rPr>
      </w:pPr>
      <w:r>
        <w:rPr>
          <w:rFonts w:hint="eastAsia" w:ascii="Times New Roman" w:hAnsi="Times New Roman" w:cs="Times New Roman"/>
          <w:color w:val="000000"/>
          <w:kern w:val="0"/>
          <w:szCs w:val="21"/>
          <w:lang w:bidi="ar"/>
        </w:rPr>
        <w:t xml:space="preserve"> </w:t>
      </w:r>
      <w:r>
        <w:rPr>
          <w:rFonts w:ascii="Times New Roman" w:hAnsi="Times New Roman" w:cs="Times New Roman"/>
          <w:color w:val="000000"/>
          <w:kern w:val="0"/>
          <w:szCs w:val="21"/>
          <w:lang w:bidi="ar"/>
        </w:rPr>
        <w:t xml:space="preserve"> </w:t>
      </w:r>
      <w:r>
        <w:rPr>
          <w:rFonts w:ascii="Times New Roman" w:hAnsi="Times New Roman" w:cs="Times New Roman"/>
          <w:color w:val="000000"/>
          <w:kern w:val="0"/>
          <w:szCs w:val="21"/>
          <w:lang w:bidi="ar"/>
        </w:rPr>
        <w:drawing>
          <wp:inline distT="0" distB="0" distL="114300" distR="114300">
            <wp:extent cx="5266690" cy="1957070"/>
            <wp:effectExtent l="0" t="0" r="0" b="0"/>
            <wp:docPr id="1" name="图片 1" descr="lef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ft half"/>
                    <pic:cNvPicPr>
                      <a:picLocks noChangeAspect="1"/>
                    </pic:cNvPicPr>
                  </pic:nvPicPr>
                  <pic:blipFill>
                    <a:blip r:embed="rId7"/>
                    <a:srcRect t="24306" b="16242"/>
                    <a:stretch>
                      <a:fillRect/>
                    </a:stretch>
                  </pic:blipFill>
                  <pic:spPr>
                    <a:xfrm>
                      <a:off x="0" y="0"/>
                      <a:ext cx="5266690" cy="1957070"/>
                    </a:xfrm>
                    <a:prstGeom prst="rect">
                      <a:avLst/>
                    </a:prstGeom>
                  </pic:spPr>
                </pic:pic>
              </a:graphicData>
            </a:graphic>
          </wp:inline>
        </w:drawing>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 xml:space="preserve">Fig1.3 </w:t>
      </w:r>
      <w:r>
        <w:rPr>
          <w:rFonts w:hint="eastAsia" w:ascii="Times New Roman" w:hAnsi="Times New Roman" w:cs="Times New Roman"/>
          <w:color w:val="000000"/>
          <w:kern w:val="0"/>
          <w:szCs w:val="21"/>
          <w:lang w:bidi="ar"/>
        </w:rPr>
        <w:t>Left half map</w:t>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drawing>
          <wp:inline distT="0" distB="0" distL="114300" distR="114300">
            <wp:extent cx="5266690" cy="1893570"/>
            <wp:effectExtent l="0" t="0" r="0" b="0"/>
            <wp:docPr id="4" name="图片 4" descr="right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ight half"/>
                    <pic:cNvPicPr>
                      <a:picLocks noChangeAspect="1"/>
                    </pic:cNvPicPr>
                  </pic:nvPicPr>
                  <pic:blipFill>
                    <a:blip r:embed="rId8"/>
                    <a:srcRect t="25000" b="17477"/>
                    <a:stretch>
                      <a:fillRect/>
                    </a:stretch>
                  </pic:blipFill>
                  <pic:spPr>
                    <a:xfrm>
                      <a:off x="0" y="0"/>
                      <a:ext cx="5266690" cy="1893570"/>
                    </a:xfrm>
                    <a:prstGeom prst="rect">
                      <a:avLst/>
                    </a:prstGeom>
                  </pic:spPr>
                </pic:pic>
              </a:graphicData>
            </a:graphic>
          </wp:inline>
        </w:drawing>
      </w:r>
    </w:p>
    <w:p>
      <w:pPr>
        <w:widowControl/>
        <w:jc w:val="center"/>
        <w:rPr>
          <w:rFonts w:ascii="Times New Roman" w:hAnsi="Times New Roman" w:cs="Times New Roman"/>
          <w:color w:val="000000"/>
          <w:kern w:val="0"/>
          <w:szCs w:val="21"/>
          <w:lang w:bidi="ar"/>
        </w:rPr>
      </w:pPr>
      <w:r>
        <w:rPr>
          <w:rFonts w:ascii="Times New Roman" w:hAnsi="Times New Roman" w:cs="Times New Roman"/>
          <w:color w:val="000000"/>
          <w:kern w:val="0"/>
          <w:szCs w:val="21"/>
          <w:lang w:bidi="ar"/>
        </w:rPr>
        <w:t xml:space="preserve">Fig1.4 </w:t>
      </w:r>
      <w:r>
        <w:rPr>
          <w:rFonts w:hint="eastAsia" w:ascii="Times New Roman" w:hAnsi="Times New Roman" w:cs="Times New Roman"/>
          <w:color w:val="000000"/>
          <w:kern w:val="0"/>
          <w:szCs w:val="21"/>
          <w:lang w:bidi="ar"/>
        </w:rPr>
        <w:t>Right half map</w:t>
      </w:r>
    </w:p>
    <w:p>
      <w:pPr>
        <w:pStyle w:val="4"/>
        <w:bidi w:val="0"/>
      </w:pPr>
      <w:bookmarkStart w:id="9" w:name="_Toc18552"/>
      <w:r>
        <w:t>1.6.2. Number of Enemies</w:t>
      </w:r>
      <w:bookmarkEnd w:id="9"/>
    </w:p>
    <w:p>
      <w:pPr>
        <w:widowControl/>
        <w:jc w:val="left"/>
        <w:rPr>
          <w:rFonts w:ascii="Times New Roman" w:hAnsi="Times New Roman" w:cs="Times New Roman"/>
          <w:color w:val="000000"/>
          <w:kern w:val="0"/>
          <w:szCs w:val="21"/>
          <w:lang w:bidi="ar"/>
        </w:rPr>
      </w:pPr>
    </w:p>
    <w:p>
      <w:pPr>
        <w:widowControl/>
        <w:spacing w:line="276" w:lineRule="auto"/>
        <w:jc w:val="left"/>
        <w:rPr>
          <w:rFonts w:ascii="Arial" w:hAnsi="Arial" w:eastAsia="Arial" w:cs="Arial"/>
          <w:kern w:val="0"/>
          <w:sz w:val="24"/>
          <w:szCs w:val="24"/>
        </w:rPr>
      </w:pPr>
      <w:r>
        <w:rPr>
          <w:rFonts w:ascii="Arial" w:hAnsi="Arial" w:eastAsia="Arial" w:cs="Arial"/>
          <w:kern w:val="0"/>
          <w:sz w:val="24"/>
          <w:szCs w:val="24"/>
        </w:rPr>
        <w:t xml:space="preserve">There will be three </w:t>
      </w:r>
      <w:r>
        <w:rPr>
          <w:rFonts w:hint="eastAsia" w:ascii="Arial" w:hAnsi="Arial" w:eastAsia="Arial" w:cs="Arial"/>
          <w:kern w:val="0"/>
          <w:sz w:val="24"/>
          <w:szCs w:val="24"/>
        </w:rPr>
        <w:t>kinds of</w:t>
      </w:r>
      <w:r>
        <w:rPr>
          <w:rFonts w:ascii="Arial" w:hAnsi="Arial" w:eastAsia="Arial" w:cs="Arial"/>
          <w:kern w:val="0"/>
          <w:sz w:val="24"/>
          <w:szCs w:val="24"/>
        </w:rPr>
        <w:t xml:space="preserve"> enemie</w:t>
      </w:r>
      <w:r>
        <w:rPr>
          <w:rFonts w:hint="eastAsia" w:ascii="Arial" w:hAnsi="Arial" w:eastAsia="Arial" w:cs="Arial"/>
          <w:kern w:val="0"/>
          <w:sz w:val="24"/>
          <w:szCs w:val="24"/>
        </w:rPr>
        <w:t>s.</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Crawler: attack from above, low health, fast speed , medium attack power</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Attacker: attack from frontal, medium heath, medium speed ,medium power</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Thrower: range attack, low heath medium speed, medium attack power</w:t>
      </w:r>
    </w:p>
    <w:p>
      <w:pPr>
        <w:widowControl/>
        <w:spacing w:line="276" w:lineRule="auto"/>
        <w:jc w:val="left"/>
        <w:rPr>
          <w:rFonts w:hint="eastAsia" w:ascii="Arial" w:hAnsi="Arial" w:eastAsia="Arial" w:cs="Arial"/>
          <w:kern w:val="0"/>
          <w:sz w:val="24"/>
          <w:szCs w:val="24"/>
        </w:rPr>
      </w:pPr>
      <w:r>
        <w:rPr>
          <w:rFonts w:ascii="Arial" w:hAnsi="Arial" w:eastAsia="Arial" w:cs="Arial"/>
          <w:kern w:val="0"/>
          <w:sz w:val="24"/>
          <w:szCs w:val="24"/>
        </w:rPr>
        <w:t>All</w:t>
      </w:r>
      <w:r>
        <w:rPr>
          <w:rFonts w:hint="eastAsia" w:ascii="Arial" w:hAnsi="Arial" w:eastAsia="Arial" w:cs="Arial"/>
          <w:kern w:val="0"/>
          <w:sz w:val="24"/>
          <w:szCs w:val="24"/>
        </w:rPr>
        <w:t xml:space="preserve"> enemies come from nest.</w:t>
      </w:r>
    </w:p>
    <w:p>
      <w:pPr>
        <w:widowControl/>
        <w:spacing w:line="276" w:lineRule="auto"/>
        <w:jc w:val="left"/>
        <w:rPr>
          <w:rFonts w:hint="eastAsia" w:ascii="Arial" w:hAnsi="Arial" w:eastAsia="Arial" w:cs="Arial"/>
          <w:kern w:val="0"/>
          <w:sz w:val="22"/>
          <w:szCs w:val="22"/>
        </w:rPr>
      </w:pPr>
    </w:p>
    <w:p>
      <w:pPr>
        <w:pStyle w:val="4"/>
        <w:bidi w:val="0"/>
        <w:rPr>
          <w:rFonts w:hint="eastAsia"/>
        </w:rPr>
      </w:pPr>
      <w:bookmarkStart w:id="10" w:name="_Toc6904"/>
      <w:r>
        <w:t>1.6.</w:t>
      </w:r>
      <w:r>
        <w:rPr>
          <w:rFonts w:hint="eastAsia"/>
        </w:rPr>
        <w:t>3</w:t>
      </w:r>
      <w:r>
        <w:t xml:space="preserve">. Number of </w:t>
      </w:r>
      <w:r>
        <w:rPr>
          <w:rFonts w:hint="eastAsia"/>
        </w:rPr>
        <w:t>Buildings</w:t>
      </w:r>
      <w:bookmarkEnd w:id="10"/>
    </w:p>
    <w:p>
      <w:pPr>
        <w:widowControl/>
        <w:jc w:val="left"/>
        <w:outlineLvl w:val="2"/>
        <w:rPr>
          <w:rFonts w:hint="eastAsia" w:ascii="TimesNewRomanPS-BoldMT" w:hAnsi="TimesNewRomanPS-BoldMT" w:eastAsia="TimesNewRomanPS-BoldMT" w:cs="TimesNewRomanPS-BoldMT"/>
          <w:b/>
          <w:bCs/>
          <w:color w:val="000000"/>
          <w:kern w:val="0"/>
          <w:sz w:val="24"/>
          <w:lang w:bidi="ar"/>
        </w:rPr>
      </w:pP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Base location: 1 base, 2 nests</w:t>
      </w: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Annexe types:</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6 wall building points</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3 kinds of </w:t>
      </w:r>
      <w:r>
        <w:rPr>
          <w:rFonts w:hint="eastAsia" w:ascii="Arial" w:hAnsi="Arial" w:cs="Arial"/>
          <w:kern w:val="0"/>
          <w:sz w:val="24"/>
          <w:szCs w:val="24"/>
          <w:lang w:val="en-US" w:eastAsia="zh-CN"/>
        </w:rPr>
        <w:t>t</w:t>
      </w:r>
      <w:r>
        <w:rPr>
          <w:rFonts w:hint="eastAsia" w:ascii="Arial" w:hAnsi="Arial" w:eastAsia="Arial" w:cs="Arial"/>
          <w:kern w:val="0"/>
          <w:sz w:val="24"/>
          <w:szCs w:val="24"/>
        </w:rPr>
        <w:t>ool room</w:t>
      </w:r>
      <w:r>
        <w:rPr>
          <w:rFonts w:hint="eastAsia" w:ascii="Arial" w:hAnsi="Arial" w:cs="Arial"/>
          <w:kern w:val="0"/>
          <w:sz w:val="24"/>
          <w:szCs w:val="24"/>
          <w:lang w:val="en-US" w:eastAsia="zh-CN"/>
        </w:rPr>
        <w:t>s</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1 weapons laboratory</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1 defense laboratory</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2 factories</w:t>
      </w:r>
    </w:p>
    <w:p>
      <w:pPr>
        <w:pStyle w:val="5"/>
        <w:bidi w:val="0"/>
        <w:rPr>
          <w:rFonts w:hint="eastAsia"/>
        </w:rPr>
      </w:pPr>
      <w:r>
        <w:t>1.6.</w:t>
      </w:r>
      <w:r>
        <w:rPr>
          <w:rFonts w:hint="eastAsia"/>
        </w:rPr>
        <w:t>3</w:t>
      </w:r>
      <w:r>
        <w:t>.</w:t>
      </w:r>
      <w:r>
        <w:rPr>
          <w:rFonts w:hint="eastAsia"/>
          <w:lang w:val="en-US" w:eastAsia="zh-CN"/>
        </w:rPr>
        <w:t>1</w:t>
      </w:r>
      <w:r>
        <w:t xml:space="preserve"> </w:t>
      </w:r>
      <w:r>
        <w:rPr>
          <w:rFonts w:hint="eastAsia"/>
          <w:lang w:val="en-US" w:eastAsia="zh-CN"/>
        </w:rPr>
        <w:t>Details</w:t>
      </w:r>
      <w:r>
        <w:t xml:space="preserve"> of </w:t>
      </w:r>
      <w:r>
        <w:rPr>
          <w:rFonts w:hint="eastAsia"/>
        </w:rPr>
        <w:t>Buildings</w:t>
      </w:r>
    </w:p>
    <w:p>
      <w:pPr>
        <w:widowControl/>
        <w:spacing w:line="276" w:lineRule="auto"/>
        <w:jc w:val="left"/>
        <w:rPr>
          <w:rFonts w:ascii="Arial" w:hAnsi="Arial" w:eastAsia="Arial" w:cs="Arial"/>
          <w:kern w:val="0"/>
          <w:sz w:val="22"/>
          <w:szCs w:val="22"/>
        </w:rPr>
      </w:pPr>
    </w:p>
    <w:p>
      <w:pPr>
        <w:widowControl/>
        <w:numPr>
          <w:ilvl w:val="0"/>
          <w:numId w:val="3"/>
        </w:numPr>
        <w:spacing w:line="276" w:lineRule="auto"/>
        <w:ind w:left="846" w:leftChars="0" w:hanging="420" w:firstLineChars="0"/>
        <w:jc w:val="left"/>
        <w:rPr>
          <w:rFonts w:ascii="Arial" w:hAnsi="Arial" w:eastAsia="Arial" w:cs="Arial"/>
          <w:kern w:val="0"/>
          <w:sz w:val="24"/>
          <w:szCs w:val="24"/>
        </w:rPr>
      </w:pPr>
      <w:r>
        <w:rPr>
          <w:rFonts w:hint="eastAsia" w:ascii="Arial" w:hAnsi="Arial" w:eastAsia="Arial" w:cs="Arial"/>
          <w:b/>
          <w:bCs/>
          <w:kern w:val="0"/>
          <w:sz w:val="24"/>
          <w:szCs w:val="24"/>
        </w:rPr>
        <w:t>Base</w:t>
      </w:r>
      <w:r>
        <w:rPr>
          <w:rFonts w:hint="eastAsia" w:ascii="Arial" w:hAnsi="Arial" w:eastAsia="Arial" w:cs="Arial"/>
          <w:kern w:val="0"/>
          <w:sz w:val="24"/>
          <w:szCs w:val="24"/>
        </w:rPr>
        <w:t>: improve other buildings</w:t>
      </w:r>
      <w:r>
        <w:rPr>
          <w:rFonts w:ascii="Arial" w:hAnsi="Arial" w:eastAsia="Arial" w:cs="Arial"/>
          <w:kern w:val="0"/>
          <w:sz w:val="24"/>
          <w:szCs w:val="24"/>
        </w:rPr>
        <w:t>’</w:t>
      </w:r>
      <w:r>
        <w:rPr>
          <w:rFonts w:hint="eastAsia" w:ascii="Arial" w:hAnsi="Arial" w:eastAsia="Arial" w:cs="Arial"/>
          <w:kern w:val="0"/>
          <w:sz w:val="24"/>
          <w:szCs w:val="24"/>
        </w:rPr>
        <w:t xml:space="preserve"> max level, attract new refugees interval time, have 3 levels</w:t>
      </w:r>
      <w:r>
        <w:rPr>
          <w:rFonts w:hint="eastAsia" w:ascii="Arial" w:hAnsi="Arial" w:cs="Arial"/>
          <w:kern w:val="0"/>
          <w:sz w:val="24"/>
          <w:szCs w:val="24"/>
          <w:lang w:val="en-US" w:eastAsia="zh-CN"/>
        </w:rPr>
        <w:t>.</w:t>
      </w:r>
    </w:p>
    <w:p>
      <w:pPr>
        <w:widowControl/>
        <w:numPr>
          <w:ilvl w:val="1"/>
          <w:numId w:val="3"/>
        </w:numPr>
        <w:spacing w:line="276" w:lineRule="auto"/>
        <w:ind w:left="1266" w:leftChars="0" w:hanging="420" w:firstLineChars="0"/>
        <w:jc w:val="left"/>
        <w:rPr>
          <w:rFonts w:ascii="Arial" w:hAnsi="Arial" w:eastAsia="Arial" w:cs="Arial"/>
          <w:kern w:val="0"/>
          <w:sz w:val="24"/>
          <w:szCs w:val="24"/>
        </w:rPr>
      </w:pPr>
      <w:r>
        <w:rPr>
          <w:rFonts w:hint="eastAsia" w:ascii="Arial" w:hAnsi="Arial" w:eastAsia="Arial" w:cs="Arial"/>
          <w:kern w:val="0"/>
          <w:sz w:val="24"/>
          <w:szCs w:val="24"/>
        </w:rPr>
        <w:t xml:space="preserve">If base is destroyed, the game will </w:t>
      </w:r>
      <w:r>
        <w:rPr>
          <w:rFonts w:hint="eastAsia" w:ascii="Arial" w:hAnsi="Arial" w:cs="Arial"/>
          <w:kern w:val="0"/>
          <w:sz w:val="24"/>
          <w:szCs w:val="24"/>
          <w:lang w:val="en-US" w:eastAsia="zh-CN"/>
        </w:rPr>
        <w:t>end</w:t>
      </w:r>
      <w:r>
        <w:rPr>
          <w:rFonts w:hint="eastAsia" w:ascii="Arial" w:hAnsi="Arial" w:eastAsia="Arial" w:cs="Arial"/>
          <w:kern w:val="0"/>
          <w:sz w:val="24"/>
          <w:szCs w:val="24"/>
        </w:rPr>
        <w:t>.</w:t>
      </w:r>
    </w:p>
    <w:p>
      <w:pPr>
        <w:widowControl/>
        <w:numPr>
          <w:ilvl w:val="0"/>
          <w:numId w:val="3"/>
        </w:numPr>
        <w:spacing w:line="276" w:lineRule="auto"/>
        <w:ind w:left="846" w:leftChars="0" w:hanging="420" w:firstLineChars="0"/>
        <w:jc w:val="left"/>
        <w:rPr>
          <w:rFonts w:hint="eastAsia" w:ascii="Arial" w:hAnsi="Arial" w:eastAsia="Arial" w:cs="Arial"/>
          <w:kern w:val="0"/>
          <w:sz w:val="24"/>
          <w:szCs w:val="24"/>
        </w:rPr>
      </w:pPr>
      <w:r>
        <w:rPr>
          <w:rFonts w:hint="eastAsia" w:ascii="Arial" w:hAnsi="Arial" w:eastAsia="Arial" w:cs="Arial"/>
          <w:b/>
          <w:bCs/>
          <w:kern w:val="0"/>
          <w:sz w:val="24"/>
          <w:szCs w:val="24"/>
        </w:rPr>
        <w:t>Wall</w:t>
      </w:r>
      <w:r>
        <w:rPr>
          <w:rFonts w:hint="eastAsia" w:ascii="Arial" w:hAnsi="Arial" w:eastAsia="Arial" w:cs="Arial"/>
          <w:kern w:val="0"/>
          <w:sz w:val="24"/>
          <w:szCs w:val="24"/>
        </w:rPr>
        <w:t>: defense attack,</w:t>
      </w:r>
      <w:r>
        <w:rPr>
          <w:rFonts w:ascii="Arial" w:hAnsi="Arial" w:eastAsia="Arial" w:cs="Arial"/>
          <w:kern w:val="0"/>
          <w:sz w:val="24"/>
          <w:szCs w:val="24"/>
        </w:rPr>
        <w:t xml:space="preserve"> </w:t>
      </w:r>
      <w:r>
        <w:rPr>
          <w:rFonts w:hint="eastAsia" w:ascii="Arial" w:hAnsi="Arial" w:eastAsia="Arial" w:cs="Arial"/>
          <w:kern w:val="0"/>
          <w:sz w:val="24"/>
          <w:szCs w:val="24"/>
        </w:rPr>
        <w:t>ha</w:t>
      </w:r>
      <w:r>
        <w:rPr>
          <w:rFonts w:ascii="Arial" w:hAnsi="Arial" w:eastAsia="Arial" w:cs="Arial"/>
          <w:kern w:val="0"/>
          <w:sz w:val="24"/>
          <w:szCs w:val="24"/>
        </w:rPr>
        <w:t>s</w:t>
      </w:r>
      <w:r>
        <w:rPr>
          <w:rFonts w:hint="eastAsia" w:ascii="Arial" w:hAnsi="Arial" w:eastAsia="Arial" w:cs="Arial"/>
          <w:kern w:val="0"/>
          <w:sz w:val="24"/>
          <w:szCs w:val="24"/>
        </w:rPr>
        <w:t xml:space="preserve"> 3 levels</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ascii="Arial" w:hAnsi="Arial" w:eastAsia="Arial" w:cs="Arial"/>
          <w:b/>
          <w:bCs/>
          <w:kern w:val="0"/>
          <w:sz w:val="24"/>
          <w:szCs w:val="24"/>
        </w:rPr>
        <w:t>Weapons laboratory</w:t>
      </w:r>
      <w:r>
        <w:rPr>
          <w:rFonts w:ascii="Arial" w:hAnsi="Arial" w:eastAsia="Arial" w:cs="Arial"/>
          <w:kern w:val="0"/>
          <w:sz w:val="24"/>
          <w:szCs w:val="24"/>
        </w:rPr>
        <w:t xml:space="preserve">: </w:t>
      </w:r>
      <w:bookmarkStart w:id="11" w:name="OLE_LINK1"/>
      <w:r>
        <w:rPr>
          <w:rFonts w:ascii="Arial" w:hAnsi="Arial" w:eastAsia="Arial" w:cs="Arial"/>
          <w:kern w:val="0"/>
          <w:sz w:val="24"/>
          <w:szCs w:val="24"/>
        </w:rPr>
        <w:t xml:space="preserve">improve attack power, has 2 levels, need workers to </w:t>
      </w:r>
      <w:bookmarkEnd w:id="11"/>
      <w:r>
        <w:rPr>
          <w:rFonts w:ascii="Arial" w:hAnsi="Arial" w:eastAsia="Arial" w:cs="Arial"/>
          <w:kern w:val="0"/>
          <w:sz w:val="24"/>
          <w:szCs w:val="24"/>
        </w:rPr>
        <w:t xml:space="preserve">finish update projects </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ascii="Arial" w:hAnsi="Arial" w:eastAsia="Arial" w:cs="Arial"/>
          <w:b/>
          <w:bCs/>
          <w:kern w:val="0"/>
          <w:sz w:val="24"/>
          <w:szCs w:val="24"/>
        </w:rPr>
        <w:t>Defense laboratory</w:t>
      </w:r>
      <w:r>
        <w:rPr>
          <w:rFonts w:ascii="Arial" w:hAnsi="Arial" w:eastAsia="Arial" w:cs="Arial"/>
          <w:kern w:val="0"/>
          <w:sz w:val="24"/>
          <w:szCs w:val="24"/>
        </w:rPr>
        <w:t xml:space="preserve">: improve wall health, has 2 levels, need workers to finish update projects </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ascii="Arial" w:hAnsi="Arial" w:eastAsia="Arial" w:cs="Arial"/>
          <w:b/>
          <w:bCs/>
          <w:kern w:val="0"/>
          <w:sz w:val="24"/>
          <w:szCs w:val="24"/>
        </w:rPr>
        <w:t>Factory</w:t>
      </w:r>
      <w:r>
        <w:rPr>
          <w:rFonts w:ascii="Arial" w:hAnsi="Arial" w:eastAsia="Arial" w:cs="Arial"/>
          <w:kern w:val="0"/>
          <w:sz w:val="24"/>
          <w:szCs w:val="24"/>
        </w:rPr>
        <w:t>: produce materials, has 2 levels, need workers to work</w:t>
      </w:r>
    </w:p>
    <w:p>
      <w:pPr>
        <w:pStyle w:val="19"/>
        <w:widowControl/>
        <w:numPr>
          <w:ilvl w:val="0"/>
          <w:numId w:val="3"/>
        </w:numPr>
        <w:spacing w:line="276" w:lineRule="auto"/>
        <w:ind w:left="846" w:leftChars="0" w:hanging="420" w:firstLineChars="0"/>
        <w:jc w:val="left"/>
        <w:rPr>
          <w:rFonts w:ascii="Arial" w:hAnsi="Arial" w:eastAsia="Arial" w:cs="Arial"/>
          <w:kern w:val="0"/>
          <w:sz w:val="24"/>
          <w:szCs w:val="24"/>
        </w:rPr>
      </w:pPr>
      <w:r>
        <w:rPr>
          <w:rFonts w:hint="eastAsia" w:ascii="Arial" w:hAnsi="Arial" w:eastAsia="Arial" w:cs="Arial"/>
          <w:b/>
          <w:bCs/>
          <w:kern w:val="0"/>
          <w:sz w:val="24"/>
          <w:szCs w:val="24"/>
        </w:rPr>
        <w:t>Tool room</w:t>
      </w:r>
      <w:r>
        <w:rPr>
          <w:rFonts w:ascii="Arial" w:hAnsi="Arial" w:eastAsia="Arial" w:cs="Arial"/>
          <w:kern w:val="0"/>
          <w:sz w:val="24"/>
          <w:szCs w:val="24"/>
        </w:rPr>
        <w:t>: support hammers, guns, shield, need workers to work</w:t>
      </w:r>
    </w:p>
    <w:p>
      <w:pPr>
        <w:widowControl/>
        <w:numPr>
          <w:ilvl w:val="0"/>
          <w:numId w:val="3"/>
        </w:numPr>
        <w:spacing w:line="276" w:lineRule="auto"/>
        <w:ind w:left="846" w:leftChars="0" w:hanging="420" w:firstLineChars="0"/>
        <w:jc w:val="left"/>
        <w:rPr>
          <w:rFonts w:hint="eastAsia" w:ascii="Arial" w:hAnsi="Arial" w:eastAsia="Arial" w:cs="Arial"/>
          <w:kern w:val="0"/>
          <w:sz w:val="24"/>
          <w:szCs w:val="24"/>
        </w:rPr>
      </w:pPr>
      <w:r>
        <w:rPr>
          <w:rFonts w:hint="eastAsia" w:ascii="Arial" w:hAnsi="Arial" w:eastAsia="Arial" w:cs="Arial"/>
          <w:b/>
          <w:bCs/>
          <w:kern w:val="0"/>
          <w:sz w:val="24"/>
          <w:szCs w:val="24"/>
        </w:rPr>
        <w:t>Nest</w:t>
      </w:r>
      <w:r>
        <w:rPr>
          <w:rFonts w:hint="eastAsia" w:ascii="Arial" w:hAnsi="Arial" w:eastAsia="Arial" w:cs="Arial"/>
          <w:kern w:val="0"/>
          <w:sz w:val="24"/>
          <w:szCs w:val="24"/>
        </w:rPr>
        <w:t>: enemies will appear there, have 3 levels.</w:t>
      </w:r>
    </w:p>
    <w:p>
      <w:pPr>
        <w:widowControl/>
        <w:spacing w:line="276" w:lineRule="auto"/>
        <w:jc w:val="left"/>
        <w:rPr>
          <w:rFonts w:hint="eastAsia" w:ascii="Arial" w:hAnsi="Arial" w:eastAsia="Arial" w:cs="Arial"/>
          <w:kern w:val="0"/>
          <w:sz w:val="22"/>
          <w:szCs w:val="22"/>
        </w:rPr>
      </w:pPr>
    </w:p>
    <w:p>
      <w:pPr>
        <w:pStyle w:val="4"/>
        <w:bidi w:val="0"/>
        <w:rPr>
          <w:rFonts w:hint="eastAsia"/>
        </w:rPr>
      </w:pPr>
      <w:bookmarkStart w:id="12" w:name="_Toc20143"/>
      <w:bookmarkStart w:id="13" w:name="OLE_LINK2"/>
      <w:r>
        <w:t>1.6.</w:t>
      </w:r>
      <w:r>
        <w:rPr>
          <w:rFonts w:hint="eastAsia"/>
          <w:lang w:val="en-US" w:eastAsia="zh-CN"/>
        </w:rPr>
        <w:t>4</w:t>
      </w:r>
      <w:r>
        <w:t xml:space="preserve">. </w:t>
      </w:r>
      <w:r>
        <w:rPr>
          <w:rFonts w:hint="eastAsia"/>
        </w:rPr>
        <w:t xml:space="preserve">Types </w:t>
      </w:r>
      <w:r>
        <w:t>of non-Player Character (</w:t>
      </w:r>
      <w:r>
        <w:rPr>
          <w:rFonts w:hint="eastAsia"/>
        </w:rPr>
        <w:t>NPC)</w:t>
      </w:r>
      <w:bookmarkEnd w:id="12"/>
    </w:p>
    <w:p>
      <w:pPr>
        <w:widowControl/>
        <w:jc w:val="left"/>
        <w:outlineLvl w:val="2"/>
        <w:rPr>
          <w:rFonts w:hint="eastAsia" w:ascii="TimesNewRomanPS-BoldMT" w:hAnsi="TimesNewRomanPS-BoldMT" w:eastAsia="TimesNewRomanPS-BoldMT" w:cs="TimesNewRomanPS-BoldMT"/>
          <w:b/>
          <w:bCs/>
          <w:color w:val="000000"/>
          <w:kern w:val="0"/>
          <w:sz w:val="24"/>
          <w:lang w:bidi="ar"/>
        </w:rPr>
      </w:pP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There are 5 kinds of NPC.</w:t>
      </w:r>
    </w:p>
    <w:p>
      <w:pPr>
        <w:pStyle w:val="19"/>
        <w:widowControl/>
        <w:numPr>
          <w:ilvl w:val="0"/>
          <w:numId w:val="4"/>
        </w:numPr>
        <w:spacing w:line="276" w:lineRule="auto"/>
        <w:rPr>
          <w:rFonts w:ascii="Arial" w:hAnsi="Arial" w:eastAsia="Arial" w:cs="Arial"/>
          <w:kern w:val="0"/>
          <w:sz w:val="24"/>
          <w:szCs w:val="24"/>
        </w:rPr>
      </w:pPr>
      <w:r>
        <w:rPr>
          <w:rFonts w:ascii="Arial" w:hAnsi="Arial" w:eastAsia="Arial" w:cs="Arial"/>
          <w:b/>
          <w:bCs/>
          <w:kern w:val="0"/>
          <w:sz w:val="24"/>
          <w:szCs w:val="24"/>
        </w:rPr>
        <w:t>Refugee</w:t>
      </w:r>
      <w:r>
        <w:rPr>
          <w:rFonts w:ascii="Arial" w:hAnsi="Arial" w:eastAsia="Arial" w:cs="Arial"/>
          <w:kern w:val="0"/>
          <w:sz w:val="24"/>
          <w:szCs w:val="24"/>
        </w:rPr>
        <w:t>: the primary level people.</w:t>
      </w:r>
    </w:p>
    <w:bookmarkEnd w:id="13"/>
    <w:p>
      <w:pPr>
        <w:pStyle w:val="19"/>
        <w:widowControl/>
        <w:numPr>
          <w:ilvl w:val="0"/>
          <w:numId w:val="4"/>
        </w:numPr>
        <w:spacing w:line="276" w:lineRule="auto"/>
        <w:jc w:val="left"/>
        <w:rPr>
          <w:rFonts w:ascii="Arial" w:hAnsi="Arial" w:eastAsia="Arial" w:cs="Arial"/>
          <w:kern w:val="0"/>
          <w:sz w:val="24"/>
          <w:szCs w:val="24"/>
        </w:rPr>
      </w:pPr>
      <w:r>
        <w:rPr>
          <w:rFonts w:ascii="Arial" w:hAnsi="Arial" w:eastAsia="Arial" w:cs="Arial"/>
          <w:b/>
          <w:bCs/>
          <w:kern w:val="0"/>
          <w:sz w:val="24"/>
          <w:szCs w:val="24"/>
        </w:rPr>
        <w:t>Civilian</w:t>
      </w:r>
      <w:r>
        <w:rPr>
          <w:rFonts w:ascii="Arial" w:hAnsi="Arial" w:eastAsia="Arial" w:cs="Arial"/>
          <w:kern w:val="0"/>
          <w:sz w:val="24"/>
          <w:szCs w:val="24"/>
        </w:rPr>
        <w:t>: refugee will be civilian after they get one piece of material.</w:t>
      </w:r>
    </w:p>
    <w:p>
      <w:pPr>
        <w:pStyle w:val="19"/>
        <w:widowControl/>
        <w:numPr>
          <w:ilvl w:val="0"/>
          <w:numId w:val="4"/>
        </w:numPr>
        <w:spacing w:line="276" w:lineRule="auto"/>
        <w:jc w:val="left"/>
        <w:rPr>
          <w:rFonts w:ascii="Arial" w:hAnsi="Arial" w:eastAsia="Arial" w:cs="Arial"/>
          <w:kern w:val="0"/>
          <w:sz w:val="24"/>
          <w:szCs w:val="24"/>
        </w:rPr>
      </w:pPr>
      <w:r>
        <w:rPr>
          <w:rFonts w:ascii="Arial" w:hAnsi="Arial" w:eastAsia="Arial" w:cs="Arial"/>
          <w:b/>
          <w:bCs/>
          <w:kern w:val="0"/>
          <w:sz w:val="24"/>
          <w:szCs w:val="24"/>
        </w:rPr>
        <w:t>Worker</w:t>
      </w:r>
      <w:r>
        <w:rPr>
          <w:rFonts w:ascii="Arial" w:hAnsi="Arial" w:eastAsia="Arial" w:cs="Arial"/>
          <w:kern w:val="0"/>
          <w:sz w:val="24"/>
          <w:szCs w:val="24"/>
        </w:rPr>
        <w:t>: they build buildings, repair buildings, and need a hammer</w:t>
      </w:r>
    </w:p>
    <w:p>
      <w:pPr>
        <w:pStyle w:val="19"/>
        <w:widowControl/>
        <w:numPr>
          <w:ilvl w:val="0"/>
          <w:numId w:val="4"/>
        </w:numPr>
        <w:spacing w:line="276" w:lineRule="auto"/>
        <w:jc w:val="left"/>
        <w:rPr>
          <w:rFonts w:ascii="Arial" w:hAnsi="Arial" w:eastAsia="Arial" w:cs="Arial"/>
          <w:kern w:val="0"/>
          <w:sz w:val="24"/>
          <w:szCs w:val="24"/>
        </w:rPr>
      </w:pPr>
      <w:r>
        <w:rPr>
          <w:rFonts w:ascii="Arial" w:hAnsi="Arial" w:eastAsia="Arial" w:cs="Arial"/>
          <w:b/>
          <w:bCs/>
          <w:kern w:val="0"/>
          <w:sz w:val="24"/>
          <w:szCs w:val="24"/>
        </w:rPr>
        <w:t>Soldier</w:t>
      </w:r>
      <w:r>
        <w:rPr>
          <w:rFonts w:ascii="Arial" w:hAnsi="Arial" w:eastAsia="Arial" w:cs="Arial"/>
          <w:kern w:val="0"/>
          <w:sz w:val="24"/>
          <w:szCs w:val="24"/>
        </w:rPr>
        <w:t>: they can range attack enemies. Civilian use a gun to be a Soldier.</w:t>
      </w:r>
    </w:p>
    <w:p>
      <w:pPr>
        <w:pStyle w:val="19"/>
        <w:widowControl/>
        <w:numPr>
          <w:ilvl w:val="0"/>
          <w:numId w:val="4"/>
        </w:numPr>
        <w:spacing w:line="276" w:lineRule="auto"/>
        <w:rPr>
          <w:rFonts w:ascii="Arial" w:hAnsi="Arial" w:eastAsia="Arial" w:cs="Arial"/>
          <w:kern w:val="0"/>
          <w:sz w:val="24"/>
          <w:szCs w:val="24"/>
        </w:rPr>
      </w:pPr>
      <w:r>
        <w:rPr>
          <w:rFonts w:ascii="Arial" w:hAnsi="Arial" w:eastAsia="Arial" w:cs="Arial"/>
          <w:b/>
          <w:bCs/>
          <w:kern w:val="0"/>
          <w:sz w:val="24"/>
          <w:szCs w:val="24"/>
        </w:rPr>
        <w:t>Defender</w:t>
      </w:r>
      <w:r>
        <w:rPr>
          <w:rFonts w:ascii="Arial" w:hAnsi="Arial" w:eastAsia="Arial" w:cs="Arial"/>
          <w:kern w:val="0"/>
          <w:sz w:val="24"/>
          <w:szCs w:val="24"/>
        </w:rPr>
        <w:t xml:space="preserve">: they have shields for blocking attack. Defender will use lances to attack, when </w:t>
      </w:r>
      <w:r>
        <w:rPr>
          <w:rFonts w:ascii="Arial" w:hAnsi="Arial" w:eastAsia="Arial" w:cs="Arial"/>
          <w:kern w:val="0"/>
          <w:sz w:val="24"/>
          <w:szCs w:val="24"/>
        </w:rPr>
        <w:tab/>
      </w:r>
      <w:r>
        <w:rPr>
          <w:rFonts w:ascii="Arial" w:hAnsi="Arial" w:eastAsia="Arial" w:cs="Arial"/>
          <w:kern w:val="0"/>
          <w:sz w:val="24"/>
          <w:szCs w:val="24"/>
        </w:rPr>
        <w:t xml:space="preserve">they are behind the wall. Civilian use a shield to be a Soldier. </w:t>
      </w:r>
    </w:p>
    <w:p>
      <w:pPr>
        <w:widowControl/>
        <w:spacing w:line="276" w:lineRule="auto"/>
        <w:jc w:val="left"/>
        <w:rPr>
          <w:rFonts w:ascii="Arial" w:hAnsi="Arial" w:eastAsia="Arial" w:cs="Arial"/>
          <w:kern w:val="0"/>
          <w:sz w:val="24"/>
          <w:szCs w:val="24"/>
        </w:rPr>
      </w:pPr>
    </w:p>
    <w:p>
      <w:pPr>
        <w:widowControl/>
        <w:spacing w:line="276" w:lineRule="auto"/>
        <w:jc w:val="left"/>
        <w:rPr>
          <w:rFonts w:ascii="Arial" w:hAnsi="Arial" w:eastAsia="Arial" w:cs="Arial"/>
          <w:kern w:val="0"/>
          <w:sz w:val="24"/>
          <w:szCs w:val="24"/>
        </w:rPr>
      </w:pPr>
      <w:r>
        <w:rPr>
          <w:rFonts w:hint="eastAsia" w:ascii="Arial" w:hAnsi="Arial" w:eastAsia="Arial" w:cs="Arial"/>
          <w:kern w:val="0"/>
          <w:sz w:val="24"/>
          <w:szCs w:val="24"/>
        </w:rPr>
        <w:t>There are some neutral organisms.</w:t>
      </w:r>
    </w:p>
    <w:p>
      <w:pPr>
        <w:pStyle w:val="19"/>
        <w:widowControl/>
        <w:numPr>
          <w:ilvl w:val="0"/>
          <w:numId w:val="5"/>
        </w:numPr>
        <w:spacing w:line="276" w:lineRule="auto"/>
        <w:jc w:val="left"/>
        <w:rPr>
          <w:rFonts w:ascii="Arial" w:hAnsi="Arial" w:eastAsia="Arial" w:cs="Arial"/>
          <w:kern w:val="0"/>
          <w:sz w:val="24"/>
          <w:szCs w:val="24"/>
        </w:rPr>
      </w:pPr>
      <w:r>
        <w:rPr>
          <w:rFonts w:ascii="Arial" w:hAnsi="Arial" w:eastAsia="Arial" w:cs="Arial"/>
          <w:b/>
          <w:bCs/>
          <w:kern w:val="0"/>
          <w:sz w:val="24"/>
          <w:szCs w:val="24"/>
        </w:rPr>
        <w:t>Huge-mouse</w:t>
      </w:r>
      <w:r>
        <w:rPr>
          <w:rFonts w:ascii="Arial" w:hAnsi="Arial" w:eastAsia="Arial" w:cs="Arial"/>
          <w:kern w:val="0"/>
          <w:sz w:val="24"/>
          <w:szCs w:val="24"/>
        </w:rPr>
        <w:t>: It will provide some materials after it dies.</w:t>
      </w:r>
    </w:p>
    <w:p>
      <w:pPr>
        <w:pStyle w:val="19"/>
        <w:widowControl/>
        <w:spacing w:line="276" w:lineRule="auto"/>
        <w:jc w:val="left"/>
        <w:rPr>
          <w:rFonts w:ascii="Arial" w:hAnsi="Arial" w:eastAsia="Arial" w:cs="Arial"/>
          <w:kern w:val="0"/>
          <w:sz w:val="22"/>
          <w:szCs w:val="22"/>
        </w:rPr>
      </w:pPr>
    </w:p>
    <w:p>
      <w:pPr>
        <w:pStyle w:val="4"/>
        <w:bidi w:val="0"/>
        <w:rPr>
          <w:rFonts w:hint="eastAsia"/>
        </w:rPr>
      </w:pPr>
      <w:bookmarkStart w:id="14" w:name="_Toc25944"/>
      <w:r>
        <w:t>1.6.</w:t>
      </w:r>
      <w:r>
        <w:rPr>
          <w:rFonts w:hint="eastAsia"/>
          <w:lang w:val="en-US" w:eastAsia="zh-CN"/>
        </w:rPr>
        <w:t>5</w:t>
      </w:r>
      <w:r>
        <w:t xml:space="preserve">. </w:t>
      </w:r>
      <w:r>
        <w:rPr>
          <w:rFonts w:hint="eastAsia"/>
        </w:rPr>
        <w:t xml:space="preserve">Description </w:t>
      </w:r>
      <w:r>
        <w:t xml:space="preserve">of </w:t>
      </w:r>
      <w:r>
        <w:rPr>
          <w:rFonts w:hint="eastAsia"/>
        </w:rPr>
        <w:t>Player</w:t>
      </w:r>
      <w:bookmarkEnd w:id="14"/>
    </w:p>
    <w:p>
      <w:pPr>
        <w:widowControl/>
        <w:jc w:val="left"/>
        <w:outlineLvl w:val="2"/>
        <w:rPr>
          <w:rFonts w:hint="eastAsia" w:ascii="TimesNewRomanPS-BoldMT" w:hAnsi="TimesNewRomanPS-BoldMT" w:eastAsia="TimesNewRomanPS-BoldMT" w:cs="TimesNewRomanPS-BoldMT"/>
          <w:b/>
          <w:bCs/>
          <w:color w:val="000000"/>
          <w:kern w:val="0"/>
          <w:sz w:val="32"/>
          <w:szCs w:val="32"/>
          <w:lang w:bidi="ar"/>
        </w:rPr>
      </w:pP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Range attack,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has a bag,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medium attack power,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high health,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 xml:space="preserve">medium speed, </w:t>
      </w:r>
    </w:p>
    <w:p>
      <w:pPr>
        <w:widowControl/>
        <w:numPr>
          <w:ilvl w:val="0"/>
          <w:numId w:val="3"/>
        </w:numPr>
        <w:spacing w:line="276" w:lineRule="auto"/>
        <w:jc w:val="left"/>
        <w:rPr>
          <w:rFonts w:ascii="Arial" w:hAnsi="Arial" w:eastAsia="Arial" w:cs="Arial"/>
          <w:kern w:val="0"/>
          <w:sz w:val="24"/>
          <w:szCs w:val="24"/>
        </w:rPr>
      </w:pPr>
      <w:r>
        <w:rPr>
          <w:rFonts w:hint="eastAsia" w:ascii="Arial" w:hAnsi="Arial" w:eastAsia="Arial" w:cs="Arial"/>
          <w:kern w:val="0"/>
          <w:sz w:val="24"/>
          <w:szCs w:val="24"/>
        </w:rPr>
        <w:t>use power increase speed in a short time,</w:t>
      </w:r>
    </w:p>
    <w:p>
      <w:pPr>
        <w:widowControl/>
        <w:numPr>
          <w:ilvl w:val="0"/>
          <w:numId w:val="3"/>
        </w:numPr>
        <w:spacing w:line="276" w:lineRule="auto"/>
        <w:jc w:val="left"/>
        <w:rPr>
          <w:rFonts w:ascii="Times New Roman" w:hAnsi="Times New Roman" w:cs="Times New Roman"/>
          <w:color w:val="000000"/>
          <w:kern w:val="0"/>
          <w:szCs w:val="21"/>
          <w:lang w:bidi="ar"/>
        </w:rPr>
      </w:pPr>
      <w:r>
        <w:rPr>
          <w:rFonts w:hint="eastAsia" w:ascii="Arial" w:hAnsi="Arial" w:eastAsia="Arial" w:cs="Arial"/>
          <w:kern w:val="0"/>
          <w:sz w:val="24"/>
          <w:szCs w:val="24"/>
        </w:rPr>
        <w:t xml:space="preserve">If player dies, the game will end. </w:t>
      </w:r>
    </w:p>
    <w:p>
      <w:pPr>
        <w:pStyle w:val="2"/>
        <w:numPr>
          <w:ilvl w:val="0"/>
          <w:numId w:val="6"/>
        </w:numPr>
        <w:bidi w:val="0"/>
        <w:rPr>
          <w:rFonts w:hint="eastAsia"/>
          <w:lang w:val="en-US" w:eastAsia="zh-CN"/>
        </w:rPr>
      </w:pPr>
      <w:bookmarkStart w:id="15" w:name="_Toc12708"/>
      <w:r>
        <w:t>Gameplay and Mechanics</w:t>
      </w:r>
      <w:bookmarkEnd w:id="15"/>
      <w:r>
        <w:t xml:space="preserve"> </w:t>
      </w:r>
    </w:p>
    <w:p>
      <w:pPr>
        <w:pStyle w:val="3"/>
        <w:bidi w:val="0"/>
        <w:rPr>
          <w:rFonts w:hint="eastAsia"/>
          <w:lang w:val="en-US" w:eastAsia="zh-CN"/>
        </w:rPr>
      </w:pPr>
      <w:bookmarkStart w:id="16" w:name="_Toc27355"/>
      <w:r>
        <w:rPr>
          <w:rFonts w:hint="eastAsia"/>
          <w:lang w:val="en-US" w:eastAsia="zh-CN"/>
        </w:rPr>
        <w:t>2</w:t>
      </w:r>
      <w:r>
        <w:t>.1. Gameplay</w:t>
      </w:r>
      <w:bookmarkEnd w:id="16"/>
      <w:r>
        <w:t xml:space="preserve"> </w:t>
      </w:r>
    </w:p>
    <w:p>
      <w:pPr>
        <w:pStyle w:val="4"/>
        <w:bidi w:val="0"/>
        <w:rPr>
          <w:rFonts w:ascii="TimesNewRomanPS-BoldMT" w:hAnsi="TimesNewRomanPS-BoldMT" w:eastAsia="TimesNewRomanPS-BoldMT" w:cs="TimesNewRomanPS-BoldMT"/>
          <w:b/>
          <w:bCs/>
          <w:color w:val="000000"/>
          <w:kern w:val="0"/>
          <w:sz w:val="32"/>
          <w:szCs w:val="32"/>
          <w:lang w:bidi="ar"/>
        </w:rPr>
      </w:pPr>
      <w:bookmarkStart w:id="17" w:name="_Toc14355"/>
      <w:r>
        <w:rPr>
          <w:rFonts w:hint="eastAsia"/>
          <w:lang w:val="en-US" w:eastAsia="zh-CN"/>
        </w:rPr>
        <w:t>2</w:t>
      </w:r>
      <w:r>
        <w:t>.1.1. Game Progression</w:t>
      </w:r>
      <w:bookmarkEnd w:id="17"/>
      <w:r>
        <w:t xml:space="preserve"> </w:t>
      </w:r>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Starting out, the player will appear at the base with some initial materials. These materials can be used to hire civilians. Subsequently, the player can create tools like guns or hammers by constructing corresponding buildings. This will change the jobs of the civilians: workers will operate the factory to gather more materials, while soldiers will hunt neutral organisms for additional resources. Meanwhile, nests will periodically produce enemies that attack the base. As the game progresses, the player will construct more buildings, and the nests will generate increasingly more enemies. The player's objective is to destroy the two nests before being overwhelmed by the enemies.</w:t>
      </w:r>
    </w:p>
    <w:p>
      <w:pPr>
        <w:widowControl/>
        <w:spacing w:line="276" w:lineRule="auto"/>
        <w:jc w:val="left"/>
        <w:rPr>
          <w:rFonts w:hint="eastAsia" w:ascii="Arial" w:hAnsi="Arial" w:eastAsia="Arial" w:cs="Arial"/>
          <w:kern w:val="0"/>
          <w:sz w:val="22"/>
          <w:szCs w:val="22"/>
        </w:rPr>
      </w:pPr>
    </w:p>
    <w:p>
      <w:pPr>
        <w:pStyle w:val="4"/>
        <w:bidi w:val="0"/>
      </w:pPr>
      <w:bookmarkStart w:id="18" w:name="_Toc11326"/>
      <w:r>
        <w:rPr>
          <w:rFonts w:hint="eastAsia"/>
          <w:lang w:val="en-US" w:eastAsia="zh-CN"/>
        </w:rPr>
        <w:t>2</w:t>
      </w:r>
      <w:r>
        <w:t>.1.2. challenge Structure</w:t>
      </w:r>
      <w:bookmarkEnd w:id="18"/>
      <w:r>
        <w:t xml:space="preserve">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Every night, the nests will generate a few enemies to attack the base. Every five days, they will produce a large number of enemies. The player needs to defend the base and eliminate all enemies; otherwise, the game will end. On the following night, when no enemies are generated, the player can take advantage of this time to explore the map.</w:t>
      </w:r>
    </w:p>
    <w:p>
      <w:pPr>
        <w:widowControl/>
        <w:spacing w:line="276" w:lineRule="auto"/>
        <w:jc w:val="left"/>
        <w:rPr>
          <w:rFonts w:hint="eastAsia" w:ascii="Arial" w:hAnsi="Arial" w:eastAsia="Arial" w:cs="Arial"/>
          <w:kern w:val="0"/>
          <w:sz w:val="22"/>
          <w:szCs w:val="22"/>
        </w:rPr>
      </w:pPr>
    </w:p>
    <w:p>
      <w:pPr>
        <w:widowControl/>
        <w:jc w:val="left"/>
        <w:outlineLvl w:val="2"/>
        <w:rPr>
          <w:rFonts w:ascii="TimesNewRomanPS-BoldMT" w:hAnsi="TimesNewRomanPS-BoldMT" w:eastAsia="TimesNewRomanPS-BoldMT" w:cs="TimesNewRomanPS-BoldMT"/>
          <w:b/>
          <w:bCs/>
          <w:color w:val="000000"/>
          <w:kern w:val="0"/>
          <w:sz w:val="32"/>
          <w:szCs w:val="32"/>
          <w:lang w:bidi="ar"/>
        </w:rPr>
      </w:pPr>
      <w:bookmarkStart w:id="19" w:name="_Toc10483"/>
      <w:r>
        <w:rPr>
          <w:rStyle w:val="21"/>
          <w:rFonts w:hint="eastAsia"/>
          <w:lang w:val="en-US" w:eastAsia="zh-CN"/>
        </w:rPr>
        <w:t>2</w:t>
      </w:r>
      <w:r>
        <w:rPr>
          <w:rStyle w:val="21"/>
        </w:rPr>
        <w:t>.1.</w:t>
      </w:r>
      <w:r>
        <w:rPr>
          <w:rStyle w:val="21"/>
          <w:rFonts w:hint="eastAsia"/>
          <w:lang w:val="en-US" w:eastAsia="zh-CN"/>
        </w:rPr>
        <w:t>3</w:t>
      </w:r>
      <w:r>
        <w:rPr>
          <w:rStyle w:val="21"/>
        </w:rPr>
        <w:t>. Objectives</w:t>
      </w:r>
      <w:bookmarkEnd w:id="19"/>
      <w:r>
        <w:rPr>
          <w:rStyle w:val="21"/>
        </w:rPr>
        <w:t xml:space="preserve"> </w:t>
      </w:r>
      <w:r>
        <w:rPr>
          <w:rFonts w:ascii="TimesNewRomanPS-BoldMT" w:hAnsi="TimesNewRomanPS-BoldMT" w:eastAsia="TimesNewRomanPS-BoldMT" w:cs="TimesNewRomanPS-BoldMT"/>
          <w:b/>
          <w:bCs/>
          <w:color w:val="000000"/>
          <w:kern w:val="0"/>
          <w:sz w:val="32"/>
          <w:szCs w:val="32"/>
          <w:lang w:bidi="ar"/>
        </w:rPr>
        <w:t xml:space="preserve"> </w:t>
      </w:r>
    </w:p>
    <w:p>
      <w:pPr>
        <w:widowControl/>
        <w:jc w:val="left"/>
        <w:outlineLvl w:val="2"/>
        <w:rPr>
          <w:rFonts w:ascii="TimesNewRomanPS-BoldMT" w:hAnsi="TimesNewRomanPS-BoldMT" w:eastAsia="TimesNewRomanPS-BoldMT" w:cs="TimesNewRomanPS-BoldMT"/>
          <w:b/>
          <w:bCs/>
          <w:color w:val="000000"/>
          <w:kern w:val="0"/>
          <w:sz w:val="32"/>
          <w:szCs w:val="32"/>
          <w:lang w:bidi="ar"/>
        </w:rPr>
      </w:pPr>
    </w:p>
    <w:p>
      <w:pPr>
        <w:widowControl/>
        <w:jc w:val="left"/>
        <w:outlineLvl w:val="2"/>
        <w:rPr>
          <w:rFonts w:hint="eastAsia" w:ascii="Arial" w:hAnsi="Arial" w:cs="Arial"/>
          <w:sz w:val="22"/>
          <w:szCs w:val="28"/>
        </w:rPr>
      </w:pPr>
      <w:bookmarkStart w:id="20" w:name="_Toc8484"/>
      <w:r>
        <w:rPr>
          <w:rFonts w:hint="eastAsia" w:ascii="Arial" w:hAnsi="Arial" w:cs="Arial"/>
          <w:sz w:val="22"/>
          <w:szCs w:val="28"/>
        </w:rPr>
        <w:t>The player should protect themselves and the base, and aim to destroy the nests.</w:t>
      </w:r>
      <w:bookmarkEnd w:id="20"/>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left"/>
        <w:outlineLvl w:val="2"/>
        <w:rPr>
          <w:rFonts w:hint="eastAsia" w:ascii="Arial" w:hAnsi="Arial" w:cs="Arial"/>
          <w:lang w:val="en-US" w:eastAsia="zh-CN"/>
        </w:rPr>
      </w:pPr>
    </w:p>
    <w:p>
      <w:pPr>
        <w:pStyle w:val="4"/>
        <w:bidi w:val="0"/>
      </w:pPr>
      <w:bookmarkStart w:id="21" w:name="_Toc16342"/>
      <w:r>
        <w:rPr>
          <w:rFonts w:hint="eastAsia"/>
          <w:lang w:val="en-US" w:eastAsia="zh-CN"/>
        </w:rPr>
        <w:t>2</w:t>
      </w:r>
      <w:r>
        <w:t>.1.</w:t>
      </w:r>
      <w:r>
        <w:rPr>
          <w:rFonts w:hint="eastAsia"/>
          <w:lang w:val="en-US" w:eastAsia="zh-CN"/>
        </w:rPr>
        <w:t>4</w:t>
      </w:r>
      <w:r>
        <w:t>. Play Flow</w:t>
      </w:r>
      <w:bookmarkEnd w:id="21"/>
      <w:r>
        <w:t xml:space="preserve"> </w:t>
      </w:r>
    </w:p>
    <w:p>
      <w:pPr>
        <w:widowControl/>
        <w:jc w:val="left"/>
        <w:outlineLvl w:val="2"/>
        <w:rPr>
          <w:ins w:id="0" w:author="long liu" w:date="2023-12-31T15:45:00Z"/>
          <w:rFonts w:ascii="TimesNewRomanPS-BoldMT" w:hAnsi="TimesNewRomanPS-BoldMT" w:eastAsia="TimesNewRomanPS-BoldMT" w:cs="TimesNewRomanPS-BoldMT"/>
          <w:b/>
          <w:bCs/>
          <w:color w:val="000000"/>
          <w:kern w:val="0"/>
          <w:sz w:val="24"/>
          <w:lang w:bidi="ar"/>
        </w:rPr>
      </w:pPr>
      <w:bookmarkStart w:id="22" w:name="_Toc5988"/>
      <w:r>
        <w:rPr>
          <w:rFonts w:ascii="TimesNewRomanPS-BoldMT" w:hAnsi="TimesNewRomanPS-BoldMT" w:eastAsia="TimesNewRomanPS-BoldMT" w:cs="TimesNewRomanPS-BoldMT"/>
          <w:b/>
          <w:bCs/>
          <w:color w:val="000000"/>
          <w:kern w:val="0"/>
          <w:sz w:val="24"/>
          <w:lang w:bidi="ar"/>
        </w:rPr>
        <w:drawing>
          <wp:inline distT="0" distB="0" distL="114300" distR="114300">
            <wp:extent cx="5751195" cy="1725295"/>
            <wp:effectExtent l="0" t="0" r="1905" b="1905"/>
            <wp:docPr id="7" name="图片 7" descr="9B7C82DC5BE6E864FB4F2E097F4FA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B7C82DC5BE6E864FB4F2E097F4FAE59"/>
                    <pic:cNvPicPr>
                      <a:picLocks noChangeAspect="1"/>
                    </pic:cNvPicPr>
                  </pic:nvPicPr>
                  <pic:blipFill>
                    <a:blip r:embed="rId9"/>
                    <a:srcRect l="11050" t="30731" r="19617" b="24204"/>
                    <a:stretch>
                      <a:fillRect/>
                    </a:stretch>
                  </pic:blipFill>
                  <pic:spPr>
                    <a:xfrm>
                      <a:off x="0" y="0"/>
                      <a:ext cx="5751195" cy="1725295"/>
                    </a:xfrm>
                    <a:prstGeom prst="rect">
                      <a:avLst/>
                    </a:prstGeom>
                  </pic:spPr>
                </pic:pic>
              </a:graphicData>
            </a:graphic>
          </wp:inline>
        </w:drawing>
      </w:r>
      <w:bookmarkEnd w:id="22"/>
    </w:p>
    <w:p>
      <w:pPr>
        <w:widowControl/>
        <w:jc w:val="center"/>
        <w:outlineLvl w:val="2"/>
        <w:rPr>
          <w:rFonts w:ascii="TimesNewRomanPS-BoldMT" w:hAnsi="TimesNewRomanPS-BoldMT" w:eastAsia="TimesNewRomanPS-BoldMT" w:cs="TimesNewRomanPS-BoldMT"/>
          <w:b/>
          <w:bCs/>
          <w:color w:val="000000"/>
          <w:kern w:val="0"/>
          <w:sz w:val="24"/>
          <w:lang w:bidi="ar"/>
        </w:rPr>
      </w:pPr>
      <w:bookmarkStart w:id="23" w:name="_Toc22907"/>
      <w:r>
        <w:rPr>
          <w:rFonts w:ascii="TimesNewRomanPS-BoldMT" w:hAnsi="TimesNewRomanPS-BoldMT" w:eastAsia="TimesNewRomanPS-BoldMT" w:cs="TimesNewRomanPS-BoldMT"/>
          <w:b/>
          <w:bCs/>
          <w:color w:val="000000"/>
          <w:kern w:val="0"/>
          <w:sz w:val="24"/>
          <w:lang w:bidi="ar"/>
        </w:rPr>
        <w:t>Fig4.1 play flow</w:t>
      </w:r>
      <w:bookmarkEnd w:id="23"/>
    </w:p>
    <w:p>
      <w:pPr>
        <w:spacing w:before="312" w:beforeLines="100" w:after="156" w:afterLines="50"/>
        <w:rPr>
          <w:rFonts w:ascii="Arial" w:hAnsi="Arial" w:cs="Arial"/>
          <w:sz w:val="24"/>
          <w:szCs w:val="24"/>
        </w:rPr>
      </w:pPr>
      <w:r>
        <w:rPr>
          <w:rFonts w:hint="eastAsia" w:ascii="Arial" w:hAnsi="Arial" w:cs="Arial"/>
          <w:sz w:val="24"/>
          <w:szCs w:val="24"/>
        </w:rPr>
        <w:t>The player can use materials to make refugees into civilians. They will leverage these materials to produce more tools, transforming civilians into workers and soldiers. Workers can build more structures after the materials for these buildings are provided. The player can construct additional walls and annexes. Once the base has enough buildings, the player can produce shields to turn civilians into defenders.</w:t>
      </w:r>
    </w:p>
    <w:p>
      <w:pPr>
        <w:spacing w:before="312" w:beforeLines="100" w:after="156" w:afterLines="50"/>
        <w:rPr>
          <w:rFonts w:ascii="Arial" w:hAnsi="Arial" w:cs="Arial"/>
          <w:sz w:val="24"/>
          <w:szCs w:val="24"/>
        </w:rPr>
      </w:pPr>
    </w:p>
    <w:p>
      <w:pPr>
        <w:spacing w:before="312" w:beforeLines="100" w:after="156" w:afterLines="50"/>
        <w:rPr>
          <w:rFonts w:hint="eastAsia" w:ascii="Arial" w:hAnsi="Arial" w:cs="Arial"/>
          <w:sz w:val="24"/>
          <w:szCs w:val="24"/>
        </w:rPr>
      </w:pPr>
      <w:r>
        <w:rPr>
          <w:rFonts w:hint="eastAsia" w:ascii="Arial" w:hAnsi="Arial" w:cs="Arial"/>
          <w:sz w:val="24"/>
          <w:szCs w:val="24"/>
        </w:rPr>
        <w:t>As time progresses, enemies will attack the base, and soldiers will defend against these attacks using the walls, ultimately eliminating the enemies. After the battle ends, workers can repair damaged buildings with materials. Through the cycle of development, defense, and repair, the player will accumulate enough soldiers and defenders to attack the nests. The player can summon combatants to launch an attack. The game will end in failure if the player's health points reach zero or if the base is completely destroyed. Victory is achieved when the two nests are destroyed.</w:t>
      </w:r>
    </w:p>
    <w:p>
      <w:pPr>
        <w:spacing w:before="312" w:beforeLines="100" w:after="156" w:afterLines="50"/>
        <w:rPr>
          <w:rFonts w:hint="eastAsia" w:ascii="Arial" w:hAnsi="Arial" w:cs="Arial"/>
        </w:rPr>
      </w:pPr>
    </w:p>
    <w:p>
      <w:pPr>
        <w:pStyle w:val="3"/>
        <w:bidi w:val="0"/>
        <w:rPr>
          <w:rFonts w:ascii="TimesNewRomanPS-BoldMT" w:hAnsi="TimesNewRomanPS-BoldMT" w:eastAsia="TimesNewRomanPS-BoldMT" w:cs="TimesNewRomanPS-BoldMT"/>
          <w:b/>
          <w:bCs/>
          <w:color w:val="000000"/>
          <w:kern w:val="0"/>
          <w:sz w:val="24"/>
          <w:lang w:bidi="ar"/>
        </w:rPr>
      </w:pPr>
      <w:bookmarkStart w:id="24" w:name="_Toc19941"/>
      <w:r>
        <w:rPr>
          <w:rFonts w:hint="eastAsia"/>
          <w:lang w:val="en-US" w:eastAsia="zh-CN"/>
        </w:rPr>
        <w:t>2</w:t>
      </w:r>
      <w:r>
        <w:t>.2. Mechanics</w:t>
      </w:r>
      <w:bookmarkEnd w:id="24"/>
    </w:p>
    <w:p>
      <w:pPr>
        <w:pStyle w:val="4"/>
        <w:bidi w:val="0"/>
      </w:pPr>
      <w:bookmarkStart w:id="25" w:name="_Toc16843"/>
      <w:r>
        <w:rPr>
          <w:rFonts w:hint="eastAsia"/>
          <w:lang w:val="en-US" w:eastAsia="zh-CN"/>
        </w:rPr>
        <w:t>2</w:t>
      </w:r>
      <w:r>
        <w:t>.2.1. Physics</w:t>
      </w:r>
      <w:bookmarkEnd w:id="25"/>
      <w:r>
        <w:t xml:space="preserve">  </w:t>
      </w:r>
    </w:p>
    <w:p>
      <w:pPr>
        <w:spacing w:before="312" w:beforeLines="100" w:after="156" w:afterLines="50"/>
        <w:rPr>
          <w:rFonts w:ascii="Arial" w:hAnsi="Arial" w:cs="Arial"/>
          <w:sz w:val="24"/>
          <w:szCs w:val="24"/>
        </w:rPr>
      </w:pPr>
      <w:r>
        <w:rPr>
          <w:rFonts w:hint="eastAsia" w:ascii="Arial" w:hAnsi="Arial" w:cs="Arial"/>
          <w:sz w:val="24"/>
          <w:szCs w:val="24"/>
        </w:rPr>
        <w:t>Since this is a 2D game, the character can only move left and right. It does not account for height differences, so bullets will not fall. However, the bullet will still disappear after reaching its range. The game map consists only of x and y planes, so all physical calculations will be two-dimensional.</w:t>
      </w:r>
    </w:p>
    <w:p>
      <w:pPr>
        <w:pStyle w:val="4"/>
        <w:bidi w:val="0"/>
        <w:rPr>
          <w:rFonts w:ascii="TimesNewRomanPS-BoldMT" w:hAnsi="TimesNewRomanPS-BoldMT" w:eastAsia="TimesNewRomanPS-BoldMT" w:cs="TimesNewRomanPS-BoldMT"/>
          <w:b/>
          <w:bCs/>
          <w:color w:val="000000"/>
          <w:kern w:val="0"/>
          <w:sz w:val="24"/>
          <w:lang w:bidi="ar"/>
        </w:rPr>
      </w:pPr>
      <w:bookmarkStart w:id="26" w:name="_Toc12058"/>
      <w:r>
        <w:rPr>
          <w:rFonts w:hint="eastAsia"/>
          <w:lang w:val="en-US" w:eastAsia="zh-CN"/>
        </w:rPr>
        <w:t>2</w:t>
      </w:r>
      <w:r>
        <w:t>.2.2. Movement</w:t>
      </w:r>
      <w:bookmarkEnd w:id="26"/>
      <w:r>
        <w:t xml:space="preserve"> </w:t>
      </w:r>
    </w:p>
    <w:p>
      <w:pPr>
        <w:pStyle w:val="5"/>
        <w:bidi w:val="0"/>
      </w:pPr>
      <w:r>
        <w:rPr>
          <w:rFonts w:hint="eastAsia"/>
          <w:lang w:val="en-US" w:eastAsia="zh-CN"/>
        </w:rPr>
        <w:t>2</w:t>
      </w:r>
      <w:r>
        <w:t xml:space="preserve">.2.2.1. General Movement </w:t>
      </w:r>
    </w:p>
    <w:p>
      <w:pPr>
        <w:widowControl/>
        <w:jc w:val="center"/>
        <w:outlineLvl w:val="2"/>
        <w:rPr>
          <w:rFonts w:ascii="TimesNewRomanPS-BoldMT" w:hAnsi="TimesNewRomanPS-BoldMT" w:eastAsia="TimesNewRomanPS-BoldMT" w:cs="TimesNewRomanPS-BoldMT"/>
          <w:b/>
          <w:bCs/>
          <w:color w:val="000000"/>
          <w:kern w:val="0"/>
          <w:sz w:val="24"/>
          <w:lang w:bidi="ar"/>
        </w:rPr>
      </w:pPr>
      <w:bookmarkStart w:id="27" w:name="_Toc5845"/>
      <w:r>
        <w:rPr>
          <w:rFonts w:ascii="TimesNewRomanPS-BoldMT" w:hAnsi="TimesNewRomanPS-BoldMT" w:eastAsia="TimesNewRomanPS-BoldMT" w:cs="TimesNewRomanPS-BoldMT"/>
          <w:b/>
          <w:bCs/>
          <w:color w:val="000000"/>
          <w:kern w:val="0"/>
          <w:sz w:val="24"/>
          <w:lang w:bidi="ar"/>
        </w:rPr>
        <w:drawing>
          <wp:inline distT="0" distB="0" distL="114300" distR="114300">
            <wp:extent cx="3312160" cy="2260600"/>
            <wp:effectExtent l="0" t="0" r="2540" b="0"/>
            <wp:docPr id="8" name="图片 8"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BBDF892B1E0916FA4379F850ED60303"/>
                    <pic:cNvPicPr>
                      <a:picLocks noChangeAspect="1"/>
                    </pic:cNvPicPr>
                  </pic:nvPicPr>
                  <pic:blipFill>
                    <a:blip r:embed="rId10"/>
                    <a:srcRect l="18279" r="55983" b="61932"/>
                    <a:stretch>
                      <a:fillRect/>
                    </a:stretch>
                  </pic:blipFill>
                  <pic:spPr>
                    <a:xfrm>
                      <a:off x="0" y="0"/>
                      <a:ext cx="3312160" cy="2260600"/>
                    </a:xfrm>
                    <a:prstGeom prst="rect">
                      <a:avLst/>
                    </a:prstGeom>
                  </pic:spPr>
                </pic:pic>
              </a:graphicData>
            </a:graphic>
          </wp:inline>
        </w:drawing>
      </w:r>
      <w:bookmarkEnd w:id="27"/>
    </w:p>
    <w:p>
      <w:pPr>
        <w:widowControl/>
        <w:jc w:val="center"/>
        <w:outlineLvl w:val="2"/>
        <w:rPr>
          <w:rFonts w:ascii="TimesNewRomanPS-BoldMT" w:hAnsi="TimesNewRomanPS-BoldMT" w:eastAsia="TimesNewRomanPS-BoldMT" w:cs="TimesNewRomanPS-BoldMT"/>
          <w:b/>
          <w:bCs/>
          <w:color w:val="000000"/>
          <w:kern w:val="0"/>
          <w:sz w:val="24"/>
          <w:lang w:bidi="ar"/>
        </w:rPr>
      </w:pPr>
      <w:bookmarkStart w:id="28" w:name="_Toc28831"/>
      <w:r>
        <w:rPr>
          <w:rFonts w:ascii="TimesNewRomanPS-BoldMT" w:hAnsi="TimesNewRomanPS-BoldMT" w:eastAsia="TimesNewRomanPS-BoldMT" w:cs="TimesNewRomanPS-BoldMT"/>
          <w:b/>
          <w:bCs/>
          <w:color w:val="000000"/>
          <w:kern w:val="0"/>
          <w:sz w:val="24"/>
          <w:lang w:bidi="ar"/>
        </w:rPr>
        <w:t>Fig4.2 movement</w:t>
      </w:r>
      <w:bookmarkEnd w:id="28"/>
    </w:p>
    <w:p>
      <w:pPr>
        <w:widowControl/>
        <w:jc w:val="center"/>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Arial" w:hAnsi="Arial" w:cs="Arial"/>
          <w:sz w:val="24"/>
          <w:szCs w:val="24"/>
        </w:rPr>
      </w:pPr>
      <w:bookmarkStart w:id="29" w:name="_Toc4224"/>
      <w:r>
        <w:rPr>
          <w:rFonts w:ascii="Arial" w:hAnsi="Arial" w:cs="Arial"/>
          <w:sz w:val="24"/>
          <w:szCs w:val="24"/>
        </w:rPr>
        <w:t xml:space="preserve">Players use the 'A' and 'D' keys on the keyboard to move and the left mouse button to control attacks. The perspective is always centered around the character controlled by the player. Players move at a fixed speed. Pressing 'Shift' allows players to expend energy for quick movements for a short period. After running out of stamina, the player will stop their fast movement and move at a slower speed than usual. Stamina will slowly recover. If </w:t>
      </w:r>
      <w:r>
        <w:rPr>
          <w:rFonts w:hint="eastAsia" w:ascii="Arial" w:hAnsi="Arial" w:cs="Arial"/>
          <w:sz w:val="24"/>
          <w:szCs w:val="24"/>
        </w:rPr>
        <w:t>the player</w:t>
      </w:r>
      <w:r>
        <w:rPr>
          <w:rFonts w:ascii="Arial" w:hAnsi="Arial" w:cs="Arial"/>
          <w:sz w:val="24"/>
          <w:szCs w:val="24"/>
        </w:rPr>
        <w:t xml:space="preserve"> stops moving, their stamina will recover more quickly.</w:t>
      </w:r>
      <w:bookmarkEnd w:id="29"/>
    </w:p>
    <w:p>
      <w:pPr>
        <w:widowControl/>
        <w:jc w:val="left"/>
        <w:outlineLvl w:val="2"/>
        <w:rPr>
          <w:rFonts w:ascii="Arial" w:hAnsi="Arial" w:cs="Arial"/>
        </w:rPr>
      </w:pPr>
    </w:p>
    <w:p>
      <w:pPr>
        <w:pStyle w:val="5"/>
        <w:bidi w:val="0"/>
      </w:pPr>
      <w:r>
        <w:rPr>
          <w:rFonts w:hint="eastAsia"/>
          <w:lang w:val="en-US" w:eastAsia="zh-CN"/>
        </w:rPr>
        <w:t>2</w:t>
      </w:r>
      <w:r>
        <w:t xml:space="preserve">.2.2.2. Other Movement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numPr>
          <w:ilvl w:val="0"/>
          <w:numId w:val="7"/>
        </w:numPr>
        <w:ind w:left="420" w:leftChars="0" w:hanging="420" w:firstLineChars="0"/>
        <w:jc w:val="left"/>
        <w:outlineLvl w:val="2"/>
        <w:rPr>
          <w:rFonts w:ascii="Arial" w:hAnsi="Arial" w:cs="Arial"/>
          <w:sz w:val="24"/>
          <w:szCs w:val="24"/>
        </w:rPr>
      </w:pPr>
      <w:bookmarkStart w:id="30" w:name="_Toc18571"/>
      <w:r>
        <w:rPr>
          <w:rFonts w:hint="eastAsia" w:ascii="Arial" w:hAnsi="Arial" w:cs="Arial"/>
          <w:b/>
          <w:bCs/>
          <w:sz w:val="24"/>
          <w:szCs w:val="24"/>
        </w:rPr>
        <w:t>Soldier/Defender</w:t>
      </w:r>
      <w:r>
        <w:rPr>
          <w:rFonts w:hint="eastAsia" w:ascii="Arial" w:hAnsi="Arial" w:cs="Arial"/>
          <w:sz w:val="24"/>
          <w:szCs w:val="24"/>
        </w:rPr>
        <w:t>: They will stand after</w:t>
      </w:r>
      <w:r>
        <w:rPr>
          <w:rFonts w:ascii="Arial" w:hAnsi="Arial" w:cs="Arial"/>
          <w:sz w:val="24"/>
          <w:szCs w:val="24"/>
        </w:rPr>
        <w:t xml:space="preserve"> behind/on front?</w:t>
      </w:r>
      <w:r>
        <w:rPr>
          <w:rFonts w:hint="eastAsia" w:ascii="Arial" w:hAnsi="Arial" w:cs="Arial"/>
          <w:sz w:val="24"/>
          <w:szCs w:val="24"/>
        </w:rPr>
        <w:t xml:space="preserve"> the wall. If the player buy</w:t>
      </w:r>
      <w:r>
        <w:rPr>
          <w:rFonts w:ascii="Arial" w:hAnsi="Arial" w:cs="Arial"/>
          <w:sz w:val="24"/>
          <w:szCs w:val="24"/>
        </w:rPr>
        <w:t>s</w:t>
      </w:r>
      <w:r>
        <w:rPr>
          <w:rFonts w:hint="eastAsia" w:ascii="Arial" w:hAnsi="Arial" w:cs="Arial"/>
          <w:sz w:val="24"/>
          <w:szCs w:val="24"/>
        </w:rPr>
        <w:t xml:space="preserve"> some materials, they will move with the player.</w:t>
      </w:r>
      <w:bookmarkEnd w:id="30"/>
    </w:p>
    <w:p>
      <w:pPr>
        <w:pStyle w:val="19"/>
        <w:widowControl/>
        <w:numPr>
          <w:ilvl w:val="0"/>
          <w:numId w:val="7"/>
        </w:numPr>
        <w:ind w:left="420" w:leftChars="0" w:hanging="420" w:firstLineChars="0"/>
        <w:jc w:val="left"/>
        <w:outlineLvl w:val="2"/>
        <w:rPr>
          <w:rFonts w:ascii="Arial" w:hAnsi="Arial" w:cs="Arial"/>
          <w:sz w:val="24"/>
          <w:szCs w:val="24"/>
        </w:rPr>
      </w:pPr>
      <w:bookmarkStart w:id="31" w:name="_Toc15126"/>
      <w:r>
        <w:rPr>
          <w:rFonts w:ascii="Arial" w:hAnsi="Arial" w:cs="Arial"/>
          <w:b/>
          <w:bCs/>
          <w:sz w:val="24"/>
          <w:szCs w:val="24"/>
        </w:rPr>
        <w:t>Worker</w:t>
      </w:r>
      <w:r>
        <w:rPr>
          <w:rFonts w:ascii="Arial" w:hAnsi="Arial" w:cs="Arial"/>
          <w:sz w:val="24"/>
          <w:szCs w:val="24"/>
        </w:rPr>
        <w:t>: They will move to any places that need them.</w:t>
      </w:r>
      <w:bookmarkEnd w:id="31"/>
    </w:p>
    <w:p>
      <w:pPr>
        <w:pStyle w:val="19"/>
        <w:widowControl/>
        <w:numPr>
          <w:ilvl w:val="0"/>
          <w:numId w:val="7"/>
        </w:numPr>
        <w:ind w:left="420" w:leftChars="0" w:hanging="420" w:firstLineChars="0"/>
        <w:jc w:val="left"/>
        <w:outlineLvl w:val="2"/>
        <w:rPr>
          <w:rFonts w:ascii="Arial" w:hAnsi="Arial" w:cs="Arial"/>
          <w:sz w:val="24"/>
          <w:szCs w:val="24"/>
        </w:rPr>
      </w:pPr>
      <w:bookmarkStart w:id="32" w:name="_Toc11878"/>
      <w:r>
        <w:rPr>
          <w:rFonts w:ascii="Arial" w:hAnsi="Arial" w:cs="Arial"/>
          <w:b/>
          <w:bCs/>
          <w:sz w:val="24"/>
          <w:szCs w:val="24"/>
        </w:rPr>
        <w:t>Civilian</w:t>
      </w:r>
      <w:r>
        <w:rPr>
          <w:rFonts w:ascii="Arial" w:hAnsi="Arial" w:cs="Arial"/>
          <w:sz w:val="24"/>
          <w:szCs w:val="24"/>
        </w:rPr>
        <w:t>: They try to move the places that exist tools.</w:t>
      </w:r>
      <w:bookmarkEnd w:id="32"/>
      <w:r>
        <w:rPr>
          <w:rFonts w:ascii="Arial" w:hAnsi="Arial" w:cs="Arial"/>
          <w:sz w:val="24"/>
          <w:szCs w:val="24"/>
        </w:rPr>
        <w:t xml:space="preserve"> </w:t>
      </w:r>
    </w:p>
    <w:p>
      <w:pPr>
        <w:pStyle w:val="19"/>
        <w:widowControl/>
        <w:numPr>
          <w:ilvl w:val="0"/>
          <w:numId w:val="7"/>
        </w:numPr>
        <w:ind w:left="420" w:leftChars="0" w:hanging="420" w:firstLineChars="0"/>
        <w:jc w:val="left"/>
        <w:outlineLvl w:val="2"/>
        <w:rPr>
          <w:rFonts w:ascii="Arial" w:hAnsi="Arial" w:cs="Arial"/>
          <w:sz w:val="24"/>
          <w:szCs w:val="24"/>
        </w:rPr>
      </w:pPr>
      <w:bookmarkStart w:id="33" w:name="_Toc25294"/>
      <w:r>
        <w:rPr>
          <w:rFonts w:ascii="Arial" w:hAnsi="Arial" w:cs="Arial"/>
          <w:b/>
          <w:bCs/>
          <w:sz w:val="24"/>
          <w:szCs w:val="24"/>
        </w:rPr>
        <w:t>Refugee</w:t>
      </w:r>
      <w:r>
        <w:rPr>
          <w:rFonts w:ascii="Arial" w:hAnsi="Arial" w:cs="Arial"/>
          <w:sz w:val="24"/>
          <w:szCs w:val="24"/>
        </w:rPr>
        <w:t>: They randomly move in a fixed area.</w:t>
      </w:r>
      <w:bookmarkEnd w:id="33"/>
    </w:p>
    <w:p>
      <w:pPr>
        <w:pStyle w:val="19"/>
        <w:widowControl/>
        <w:numPr>
          <w:ilvl w:val="0"/>
          <w:numId w:val="7"/>
        </w:numPr>
        <w:ind w:left="420" w:leftChars="0" w:hanging="420" w:firstLineChars="0"/>
        <w:jc w:val="left"/>
        <w:outlineLvl w:val="2"/>
        <w:rPr>
          <w:rFonts w:ascii="Arial" w:hAnsi="Arial" w:cs="Arial"/>
          <w:sz w:val="24"/>
          <w:szCs w:val="24"/>
        </w:rPr>
      </w:pPr>
      <w:bookmarkStart w:id="34" w:name="_Toc3321"/>
      <w:r>
        <w:rPr>
          <w:rFonts w:ascii="Arial" w:hAnsi="Arial" w:cs="Arial"/>
          <w:b/>
          <w:bCs/>
          <w:sz w:val="24"/>
          <w:szCs w:val="24"/>
        </w:rPr>
        <w:t>Enemies</w:t>
      </w:r>
      <w:r>
        <w:rPr>
          <w:rFonts w:ascii="Arial" w:hAnsi="Arial" w:cs="Arial"/>
          <w:sz w:val="24"/>
          <w:szCs w:val="24"/>
        </w:rPr>
        <w:t>: They attack any buildings.</w:t>
      </w:r>
      <w:bookmarkEnd w:id="34"/>
    </w:p>
    <w:p>
      <w:pPr>
        <w:pStyle w:val="19"/>
        <w:widowControl/>
        <w:numPr>
          <w:ilvl w:val="0"/>
          <w:numId w:val="0"/>
        </w:numPr>
        <w:contextualSpacing/>
        <w:jc w:val="left"/>
        <w:outlineLvl w:val="2"/>
        <w:rPr>
          <w:rFonts w:ascii="Arial" w:hAnsi="Arial" w:cs="Arial"/>
        </w:rPr>
      </w:pPr>
    </w:p>
    <w:p>
      <w:pPr>
        <w:pStyle w:val="4"/>
        <w:bidi w:val="0"/>
      </w:pPr>
      <w:bookmarkStart w:id="35" w:name="_Toc8448"/>
      <w:r>
        <w:rPr>
          <w:rFonts w:hint="eastAsia"/>
          <w:lang w:val="en-US" w:eastAsia="zh-CN"/>
        </w:rPr>
        <w:t>2</w:t>
      </w:r>
      <w:r>
        <w:t>.2.3. Objects</w:t>
      </w:r>
      <w:bookmarkEnd w:id="35"/>
      <w:r>
        <w:t xml:space="preserve"> </w:t>
      </w:r>
    </w:p>
    <w:p>
      <w:pPr>
        <w:pStyle w:val="5"/>
        <w:bidi w:val="0"/>
      </w:pPr>
      <w:r>
        <w:rPr>
          <w:rFonts w:hint="eastAsia"/>
          <w:lang w:val="en-US" w:eastAsia="zh-CN"/>
        </w:rPr>
        <w:t>2</w:t>
      </w:r>
      <w:r>
        <w:t xml:space="preserve">.2.3.1. Picking Up Objects </w:t>
      </w:r>
    </w:p>
    <w:p>
      <w:pPr>
        <w:widowControl/>
        <w:jc w:val="left"/>
        <w:outlineLvl w:val="2"/>
        <w:rPr>
          <w:rFonts w:hint="eastAsia" w:ascii="Arial" w:hAnsi="Arial" w:cs="Arial"/>
          <w:sz w:val="24"/>
          <w:szCs w:val="24"/>
        </w:rPr>
      </w:pPr>
      <w:bookmarkStart w:id="36" w:name="_Toc13121"/>
      <w:r>
        <w:rPr>
          <w:rFonts w:hint="eastAsia" w:ascii="Arial" w:hAnsi="Arial" w:cs="Arial"/>
          <w:sz w:val="24"/>
          <w:szCs w:val="24"/>
        </w:rPr>
        <w:t>Sometimes enemies will drop some materials, players need to get close to them to get them.</w:t>
      </w:r>
      <w:bookmarkEnd w:id="36"/>
    </w:p>
    <w:p>
      <w:pPr>
        <w:widowControl/>
        <w:jc w:val="left"/>
        <w:outlineLvl w:val="2"/>
        <w:rPr>
          <w:rFonts w:hint="eastAsia" w:ascii="Arial" w:hAnsi="Arial" w:cs="Arial"/>
        </w:rPr>
      </w:pPr>
    </w:p>
    <w:p>
      <w:pPr>
        <w:widowControl/>
        <w:jc w:val="left"/>
        <w:outlineLvl w:val="2"/>
        <w:rPr>
          <w:rFonts w:hint="eastAsia" w:ascii="Arial" w:hAnsi="Arial" w:cs="Arial"/>
        </w:rPr>
      </w:pPr>
    </w:p>
    <w:p>
      <w:pPr>
        <w:pStyle w:val="4"/>
        <w:bidi w:val="0"/>
        <w:rPr>
          <w:rFonts w:ascii="TimesNewRomanPS-BoldMT" w:hAnsi="TimesNewRomanPS-BoldMT" w:eastAsia="TimesNewRomanPS-BoldMT" w:cs="TimesNewRomanPS-BoldMT"/>
          <w:b/>
          <w:bCs/>
          <w:color w:val="000000"/>
          <w:kern w:val="0"/>
          <w:sz w:val="24"/>
          <w:lang w:bidi="ar"/>
        </w:rPr>
      </w:pPr>
      <w:bookmarkStart w:id="37" w:name="_Toc16302"/>
      <w:r>
        <w:rPr>
          <w:rFonts w:hint="eastAsia"/>
          <w:lang w:val="en-US" w:eastAsia="zh-CN"/>
        </w:rPr>
        <w:t>2</w:t>
      </w:r>
      <w:r>
        <w:t>.2.4. Actions</w:t>
      </w:r>
      <w:bookmarkEnd w:id="37"/>
      <w:r>
        <w:t xml:space="preserve"> </w:t>
      </w:r>
    </w:p>
    <w:p>
      <w:pPr>
        <w:pStyle w:val="5"/>
        <w:bidi w:val="0"/>
      </w:pPr>
      <w:r>
        <w:rPr>
          <w:rFonts w:hint="eastAsia"/>
          <w:lang w:val="en-US" w:eastAsia="zh-CN"/>
        </w:rPr>
        <w:t>2</w:t>
      </w:r>
      <w:r>
        <w:t xml:space="preserve">.2.4.1. Switches and Buttons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hint="eastAsia" w:ascii="Arial" w:hAnsi="Arial" w:cs="Arial"/>
          <w:sz w:val="24"/>
          <w:szCs w:val="24"/>
        </w:rPr>
      </w:pPr>
      <w:bookmarkStart w:id="38" w:name="_Toc1610"/>
      <w:r>
        <w:rPr>
          <w:rFonts w:hint="eastAsia" w:ascii="Arial" w:hAnsi="Arial" w:cs="Arial"/>
          <w:sz w:val="24"/>
          <w:szCs w:val="24"/>
        </w:rPr>
        <w:t>When the game is paused, the player can change the game</w:t>
      </w:r>
      <w:r>
        <w:rPr>
          <w:rFonts w:ascii="Arial" w:hAnsi="Arial" w:cs="Arial"/>
          <w:sz w:val="24"/>
          <w:szCs w:val="24"/>
        </w:rPr>
        <w:t>’</w:t>
      </w:r>
      <w:r>
        <w:rPr>
          <w:rFonts w:hint="eastAsia" w:ascii="Arial" w:hAnsi="Arial" w:cs="Arial"/>
          <w:sz w:val="24"/>
          <w:szCs w:val="24"/>
        </w:rPr>
        <w:t xml:space="preserve">s settings and save </w:t>
      </w:r>
      <w:r>
        <w:rPr>
          <w:rFonts w:ascii="Arial" w:hAnsi="Arial" w:cs="Arial"/>
          <w:sz w:val="24"/>
          <w:szCs w:val="24"/>
        </w:rPr>
        <w:t xml:space="preserve">the </w:t>
      </w:r>
      <w:r>
        <w:rPr>
          <w:rFonts w:hint="eastAsia" w:ascii="Arial" w:hAnsi="Arial" w:cs="Arial"/>
          <w:sz w:val="24"/>
          <w:szCs w:val="24"/>
        </w:rPr>
        <w:t>game.</w:t>
      </w:r>
      <w:bookmarkEnd w:id="38"/>
    </w:p>
    <w:p>
      <w:pPr>
        <w:widowControl/>
        <w:jc w:val="left"/>
        <w:outlineLvl w:val="2"/>
        <w:rPr>
          <w:rFonts w:hint="eastAsia" w:ascii="Arial" w:hAnsi="Arial" w:cs="Arial"/>
        </w:rPr>
      </w:pPr>
    </w:p>
    <w:p>
      <w:pPr>
        <w:pStyle w:val="5"/>
        <w:bidi w:val="0"/>
      </w:pPr>
      <w:r>
        <w:rPr>
          <w:rFonts w:hint="eastAsia"/>
          <w:lang w:val="en-US" w:eastAsia="zh-CN"/>
        </w:rPr>
        <w:t>2</w:t>
      </w:r>
      <w:r>
        <w:t>.2.4.2. Aiming and Shooting</w:t>
      </w:r>
    </w:p>
    <w:p>
      <w:pPr>
        <w:widowControl/>
        <w:jc w:val="center"/>
        <w:outlineLvl w:val="2"/>
        <w:rPr>
          <w:rFonts w:ascii="TimesNewRomanPS-BoldMT" w:hAnsi="TimesNewRomanPS-BoldMT" w:eastAsia="TimesNewRomanPS-BoldMT" w:cs="TimesNewRomanPS-BoldMT"/>
          <w:b/>
          <w:bCs/>
          <w:color w:val="000000"/>
          <w:kern w:val="0"/>
          <w:sz w:val="24"/>
          <w:lang w:bidi="ar"/>
        </w:rPr>
      </w:pPr>
      <w:bookmarkStart w:id="39" w:name="_Toc3706"/>
      <w:r>
        <w:rPr>
          <w:rFonts w:ascii="TimesNewRomanPS-BoldMT" w:hAnsi="TimesNewRomanPS-BoldMT" w:eastAsia="TimesNewRomanPS-BoldMT" w:cs="TimesNewRomanPS-BoldMT"/>
          <w:b/>
          <w:bCs/>
          <w:color w:val="000000"/>
          <w:kern w:val="0"/>
          <w:sz w:val="24"/>
          <w:lang w:bidi="ar"/>
        </w:rPr>
        <w:drawing>
          <wp:inline distT="0" distB="0" distL="114300" distR="114300">
            <wp:extent cx="3272790" cy="1962150"/>
            <wp:effectExtent l="0" t="0" r="3810" b="6350"/>
            <wp:docPr id="9" name="图片 9"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BBDF892B1E0916FA4379F850ED60303"/>
                    <pic:cNvPicPr>
                      <a:picLocks noChangeAspect="1"/>
                    </pic:cNvPicPr>
                  </pic:nvPicPr>
                  <pic:blipFill>
                    <a:blip r:embed="rId10"/>
                    <a:srcRect l="48512" t="9295" r="24774" b="56005"/>
                    <a:stretch>
                      <a:fillRect/>
                    </a:stretch>
                  </pic:blipFill>
                  <pic:spPr>
                    <a:xfrm>
                      <a:off x="0" y="0"/>
                      <a:ext cx="3272790" cy="1962150"/>
                    </a:xfrm>
                    <a:prstGeom prst="rect">
                      <a:avLst/>
                    </a:prstGeom>
                  </pic:spPr>
                </pic:pic>
              </a:graphicData>
            </a:graphic>
          </wp:inline>
        </w:drawing>
      </w:r>
      <w:bookmarkEnd w:id="39"/>
    </w:p>
    <w:p>
      <w:pPr>
        <w:widowControl/>
        <w:jc w:val="center"/>
        <w:outlineLvl w:val="2"/>
        <w:rPr>
          <w:rFonts w:ascii="TimesNewRomanPS-BoldMT" w:hAnsi="TimesNewRomanPS-BoldMT" w:eastAsia="TimesNewRomanPS-BoldMT" w:cs="TimesNewRomanPS-BoldMT"/>
          <w:b/>
          <w:bCs/>
          <w:color w:val="000000"/>
          <w:kern w:val="0"/>
          <w:sz w:val="24"/>
          <w:lang w:bidi="ar"/>
        </w:rPr>
      </w:pPr>
      <w:bookmarkStart w:id="40" w:name="_Toc17104"/>
      <w:r>
        <w:rPr>
          <w:rFonts w:ascii="TimesNewRomanPS-BoldMT" w:hAnsi="TimesNewRomanPS-BoldMT" w:eastAsia="TimesNewRomanPS-BoldMT" w:cs="TimesNewRomanPS-BoldMT"/>
          <w:b/>
          <w:bCs/>
          <w:color w:val="000000"/>
          <w:kern w:val="0"/>
          <w:sz w:val="24"/>
          <w:lang w:bidi="ar"/>
        </w:rPr>
        <w:t>Fig4.3 shooting</w:t>
      </w:r>
      <w:bookmarkEnd w:id="40"/>
    </w:p>
    <w:p>
      <w:pPr>
        <w:widowControl/>
        <w:jc w:val="center"/>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hint="eastAsia" w:ascii="Arial" w:hAnsi="Arial" w:cs="Arial"/>
          <w:sz w:val="24"/>
          <w:szCs w:val="24"/>
        </w:rPr>
      </w:pPr>
      <w:bookmarkStart w:id="41" w:name="_Toc23630"/>
      <w:r>
        <w:rPr>
          <w:rFonts w:hint="eastAsia" w:ascii="Arial" w:hAnsi="Arial" w:cs="Arial"/>
          <w:sz w:val="24"/>
          <w:szCs w:val="24"/>
        </w:rPr>
        <w:t>The player do</w:t>
      </w:r>
      <w:r>
        <w:rPr>
          <w:rFonts w:ascii="Arial" w:hAnsi="Arial" w:cs="Arial"/>
          <w:sz w:val="24"/>
          <w:szCs w:val="24"/>
        </w:rPr>
        <w:t>es</w:t>
      </w:r>
      <w:r>
        <w:rPr>
          <w:rFonts w:hint="eastAsia" w:ascii="Arial" w:hAnsi="Arial" w:cs="Arial"/>
          <w:sz w:val="24"/>
          <w:szCs w:val="24"/>
        </w:rPr>
        <w:t xml:space="preserve"> not need aim to shoot. Bullets will be shot in the direction facing the player.</w:t>
      </w:r>
      <w:r>
        <w:rPr>
          <w:rFonts w:ascii="Arial" w:hAnsi="Arial" w:cs="Arial"/>
          <w:sz w:val="24"/>
          <w:szCs w:val="24"/>
        </w:rPr>
        <w:t xml:space="preserve"> </w:t>
      </w:r>
      <w:r>
        <w:rPr>
          <w:rFonts w:hint="eastAsia" w:ascii="Arial" w:hAnsi="Arial" w:cs="Arial"/>
          <w:sz w:val="24"/>
          <w:szCs w:val="24"/>
        </w:rPr>
        <w:t>The Normal Attack is auto aim.</w:t>
      </w:r>
      <w:bookmarkEnd w:id="41"/>
    </w:p>
    <w:p>
      <w:pPr>
        <w:widowControl/>
        <w:jc w:val="left"/>
        <w:outlineLvl w:val="2"/>
        <w:rPr>
          <w:rFonts w:hint="eastAsia" w:ascii="Arial" w:hAnsi="Arial" w:cs="Arial"/>
        </w:rPr>
      </w:pPr>
    </w:p>
    <w:p>
      <w:pPr>
        <w:widowControl/>
        <w:jc w:val="left"/>
        <w:outlineLvl w:val="2"/>
        <w:rPr>
          <w:rFonts w:hint="eastAsia" w:ascii="Arial" w:hAnsi="Arial" w:cs="Arial"/>
        </w:rPr>
      </w:pPr>
    </w:p>
    <w:p>
      <w:pPr>
        <w:widowControl/>
        <w:jc w:val="center"/>
        <w:outlineLvl w:val="2"/>
        <w:rPr>
          <w:rFonts w:ascii="Arial" w:hAnsi="Arial" w:cs="Arial"/>
        </w:rPr>
      </w:pPr>
      <w:bookmarkStart w:id="42" w:name="_Toc21700"/>
      <w:r>
        <w:rPr>
          <w:rFonts w:hint="eastAsia" w:ascii="Arial" w:hAnsi="Arial" w:cs="Arial"/>
        </w:rPr>
        <w:drawing>
          <wp:inline distT="0" distB="0" distL="114300" distR="114300">
            <wp:extent cx="3746500" cy="2656205"/>
            <wp:effectExtent l="0" t="0" r="0" b="10795"/>
            <wp:docPr id="12" name="图片 12" descr="C746766973A49EBD56368C4611D75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746766973A49EBD56368C4611D75C4B"/>
                    <pic:cNvPicPr>
                      <a:picLocks noChangeAspect="1"/>
                    </pic:cNvPicPr>
                  </pic:nvPicPr>
                  <pic:blipFill>
                    <a:blip r:embed="rId11"/>
                    <a:srcRect l="23967" t="21070" r="24654"/>
                    <a:stretch>
                      <a:fillRect/>
                    </a:stretch>
                  </pic:blipFill>
                  <pic:spPr>
                    <a:xfrm>
                      <a:off x="0" y="0"/>
                      <a:ext cx="3746500" cy="2656205"/>
                    </a:xfrm>
                    <a:prstGeom prst="rect">
                      <a:avLst/>
                    </a:prstGeom>
                  </pic:spPr>
                </pic:pic>
              </a:graphicData>
            </a:graphic>
          </wp:inline>
        </w:drawing>
      </w:r>
      <w:bookmarkEnd w:id="42"/>
    </w:p>
    <w:p>
      <w:pPr>
        <w:widowControl/>
        <w:jc w:val="center"/>
        <w:outlineLvl w:val="2"/>
        <w:rPr>
          <w:rFonts w:ascii="Arial" w:hAnsi="Arial" w:cs="Arial"/>
        </w:rPr>
      </w:pPr>
      <w:bookmarkStart w:id="43" w:name="_Toc9022"/>
      <w:r>
        <w:rPr>
          <w:rFonts w:ascii="Arial" w:hAnsi="Arial" w:cs="Arial"/>
        </w:rPr>
        <w:t>Fig 4.4 aiming</w:t>
      </w:r>
      <w:bookmarkEnd w:id="43"/>
    </w:p>
    <w:p>
      <w:pPr>
        <w:widowControl/>
        <w:jc w:val="center"/>
        <w:outlineLvl w:val="2"/>
        <w:rPr>
          <w:rFonts w:ascii="Arial" w:hAnsi="Arial" w:cs="Arial"/>
        </w:rPr>
      </w:pPr>
    </w:p>
    <w:p>
      <w:pPr>
        <w:widowControl/>
        <w:jc w:val="left"/>
        <w:outlineLvl w:val="2"/>
        <w:rPr>
          <w:rFonts w:ascii="Arial" w:hAnsi="Arial" w:cs="Arial"/>
          <w:sz w:val="24"/>
          <w:szCs w:val="24"/>
        </w:rPr>
      </w:pPr>
      <w:bookmarkStart w:id="44" w:name="_Toc15409"/>
      <w:r>
        <w:rPr>
          <w:rFonts w:ascii="Arial" w:hAnsi="Arial" w:cs="Arial"/>
          <w:sz w:val="24"/>
          <w:szCs w:val="24"/>
        </w:rPr>
        <w:t>Remote attacks prioritize targeting enemies above.</w:t>
      </w:r>
      <w:bookmarkEnd w:id="44"/>
    </w:p>
    <w:p>
      <w:pPr>
        <w:widowControl/>
        <w:jc w:val="left"/>
        <w:outlineLvl w:val="2"/>
        <w:rPr>
          <w:rFonts w:ascii="Arial" w:hAnsi="Arial" w:cs="Arial"/>
        </w:rPr>
      </w:pPr>
    </w:p>
    <w:p>
      <w:pPr>
        <w:pStyle w:val="4"/>
        <w:bidi w:val="0"/>
      </w:pPr>
      <w:bookmarkStart w:id="45" w:name="_Toc8293"/>
      <w:r>
        <w:rPr>
          <w:rFonts w:hint="eastAsia"/>
          <w:lang w:val="en-US" w:eastAsia="zh-CN"/>
        </w:rPr>
        <w:t>2</w:t>
      </w:r>
      <w:r>
        <w:t>.2.5. Combat</w:t>
      </w:r>
      <w:bookmarkEnd w:id="45"/>
      <w:r>
        <w:t xml:space="preserve"> </w:t>
      </w: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center"/>
        <w:outlineLvl w:val="2"/>
        <w:rPr>
          <w:rFonts w:ascii="TimesNewRomanPS-BoldMT" w:hAnsi="TimesNewRomanPS-BoldMT" w:eastAsia="TimesNewRomanPS-BoldMT" w:cs="TimesNewRomanPS-BoldMT"/>
          <w:b/>
          <w:bCs/>
          <w:color w:val="000000"/>
          <w:kern w:val="0"/>
          <w:sz w:val="24"/>
          <w:lang w:bidi="ar"/>
        </w:rPr>
      </w:pPr>
      <w:bookmarkStart w:id="46" w:name="_Toc29205"/>
      <w:r>
        <w:rPr>
          <w:rFonts w:ascii="TimesNewRomanPS-BoldMT" w:hAnsi="TimesNewRomanPS-BoldMT" w:eastAsia="TimesNewRomanPS-BoldMT" w:cs="TimesNewRomanPS-BoldMT"/>
          <w:b/>
          <w:bCs/>
          <w:color w:val="000000"/>
          <w:kern w:val="0"/>
          <w:sz w:val="24"/>
          <w:lang w:bidi="ar"/>
        </w:rPr>
        <w:drawing>
          <wp:inline distT="0" distB="0" distL="114300" distR="114300">
            <wp:extent cx="3302000" cy="2653030"/>
            <wp:effectExtent l="0" t="0" r="0" b="1270"/>
            <wp:docPr id="10" name="图片 10"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BBDF892B1E0916FA4379F850ED60303"/>
                    <pic:cNvPicPr>
                      <a:picLocks noChangeAspect="1"/>
                    </pic:cNvPicPr>
                  </pic:nvPicPr>
                  <pic:blipFill>
                    <a:blip r:embed="rId10"/>
                    <a:srcRect l="10387" t="42794" r="56754"/>
                    <a:stretch>
                      <a:fillRect/>
                    </a:stretch>
                  </pic:blipFill>
                  <pic:spPr>
                    <a:xfrm>
                      <a:off x="0" y="0"/>
                      <a:ext cx="3302000" cy="2653030"/>
                    </a:xfrm>
                    <a:prstGeom prst="rect">
                      <a:avLst/>
                    </a:prstGeom>
                  </pic:spPr>
                </pic:pic>
              </a:graphicData>
            </a:graphic>
          </wp:inline>
        </w:drawing>
      </w:r>
      <w:bookmarkEnd w:id="46"/>
    </w:p>
    <w:p>
      <w:pPr>
        <w:widowControl/>
        <w:jc w:val="center"/>
        <w:outlineLvl w:val="2"/>
        <w:rPr>
          <w:rFonts w:ascii="TimesNewRomanPS-BoldMT" w:hAnsi="TimesNewRomanPS-BoldMT" w:eastAsia="TimesNewRomanPS-BoldMT" w:cs="TimesNewRomanPS-BoldMT"/>
          <w:b/>
          <w:bCs/>
          <w:color w:val="000000"/>
          <w:kern w:val="0"/>
          <w:sz w:val="24"/>
          <w:lang w:bidi="ar"/>
        </w:rPr>
      </w:pPr>
      <w:bookmarkStart w:id="47" w:name="_Toc8146"/>
      <w:r>
        <w:rPr>
          <w:rFonts w:ascii="TimesNewRomanPS-BoldMT" w:hAnsi="TimesNewRomanPS-BoldMT" w:eastAsia="TimesNewRomanPS-BoldMT" w:cs="TimesNewRomanPS-BoldMT"/>
          <w:b/>
          <w:bCs/>
          <w:color w:val="000000"/>
          <w:kern w:val="0"/>
          <w:sz w:val="24"/>
          <w:lang w:bidi="ar"/>
        </w:rPr>
        <w:t>Fig 4.5 thrower attack</w:t>
      </w:r>
      <w:bookmarkEnd w:id="47"/>
    </w:p>
    <w:p>
      <w:pPr>
        <w:widowControl/>
        <w:jc w:val="center"/>
        <w:outlineLvl w:val="2"/>
        <w:rPr>
          <w:rFonts w:ascii="TimesNewRomanPS-BoldMT" w:hAnsi="TimesNewRomanPS-BoldMT" w:eastAsia="TimesNewRomanPS-BoldMT" w:cs="TimesNewRomanPS-BoldMT"/>
          <w:b/>
          <w:bCs/>
          <w:color w:val="000000"/>
          <w:kern w:val="0"/>
          <w:sz w:val="24"/>
          <w:lang w:bidi="ar"/>
        </w:rPr>
      </w:pPr>
      <w:bookmarkStart w:id="48" w:name="_Toc5411"/>
      <w:r>
        <w:rPr>
          <w:rFonts w:ascii="TimesNewRomanPS-BoldMT" w:hAnsi="TimesNewRomanPS-BoldMT" w:eastAsia="TimesNewRomanPS-BoldMT" w:cs="TimesNewRomanPS-BoldMT"/>
          <w:b/>
          <w:bCs/>
          <w:color w:val="000000"/>
          <w:kern w:val="0"/>
          <w:sz w:val="24"/>
          <w:lang w:bidi="ar"/>
        </w:rPr>
        <w:drawing>
          <wp:inline distT="0" distB="0" distL="114300" distR="114300">
            <wp:extent cx="3272790" cy="2428875"/>
            <wp:effectExtent l="0" t="0" r="3810" b="9525"/>
            <wp:docPr id="11" name="图片 11" descr="1BBDF892B1E0916FA4379F850ED6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BBDF892B1E0916FA4379F850ED60303"/>
                    <pic:cNvPicPr>
                      <a:picLocks noChangeAspect="1"/>
                    </pic:cNvPicPr>
                  </pic:nvPicPr>
                  <pic:blipFill>
                    <a:blip r:embed="rId10"/>
                    <a:srcRect l="48295" t="48747" r="19834"/>
                    <a:stretch>
                      <a:fillRect/>
                    </a:stretch>
                  </pic:blipFill>
                  <pic:spPr>
                    <a:xfrm>
                      <a:off x="0" y="0"/>
                      <a:ext cx="3272790" cy="2428875"/>
                    </a:xfrm>
                    <a:prstGeom prst="rect">
                      <a:avLst/>
                    </a:prstGeom>
                  </pic:spPr>
                </pic:pic>
              </a:graphicData>
            </a:graphic>
          </wp:inline>
        </w:drawing>
      </w:r>
      <w:bookmarkEnd w:id="48"/>
    </w:p>
    <w:p>
      <w:pPr>
        <w:widowControl/>
        <w:jc w:val="center"/>
        <w:outlineLvl w:val="2"/>
        <w:rPr>
          <w:rFonts w:ascii="TimesNewRomanPS-BoldMT" w:hAnsi="TimesNewRomanPS-BoldMT" w:eastAsia="TimesNewRomanPS-BoldMT" w:cs="TimesNewRomanPS-BoldMT"/>
          <w:b/>
          <w:bCs/>
          <w:color w:val="000000"/>
          <w:kern w:val="0"/>
          <w:sz w:val="24"/>
          <w:lang w:bidi="ar"/>
        </w:rPr>
      </w:pPr>
      <w:bookmarkStart w:id="49" w:name="_Toc17603"/>
      <w:r>
        <w:rPr>
          <w:rFonts w:ascii="TimesNewRomanPS-BoldMT" w:hAnsi="TimesNewRomanPS-BoldMT" w:eastAsia="TimesNewRomanPS-BoldMT" w:cs="TimesNewRomanPS-BoldMT"/>
          <w:b/>
          <w:bCs/>
          <w:color w:val="000000"/>
          <w:kern w:val="0"/>
          <w:sz w:val="24"/>
          <w:lang w:bidi="ar"/>
        </w:rPr>
        <w:t>Fig 4.6 crawler attack</w:t>
      </w:r>
      <w:bookmarkEnd w:id="49"/>
    </w:p>
    <w:p>
      <w:pPr>
        <w:widowControl/>
        <w:jc w:val="left"/>
        <w:outlineLvl w:val="2"/>
        <w:rPr>
          <w:rFonts w:ascii="Arial" w:hAnsi="Arial" w:cs="Arial"/>
          <w:b/>
          <w:bCs/>
        </w:rPr>
      </w:pPr>
    </w:p>
    <w:p>
      <w:pPr>
        <w:widowControl/>
        <w:jc w:val="left"/>
        <w:outlineLvl w:val="2"/>
        <w:rPr>
          <w:rFonts w:ascii="Arial" w:hAnsi="Arial" w:cs="Arial"/>
          <w:sz w:val="24"/>
          <w:szCs w:val="24"/>
        </w:rPr>
      </w:pPr>
      <w:bookmarkStart w:id="50" w:name="_Toc9622"/>
      <w:r>
        <w:rPr>
          <w:rFonts w:ascii="Arial" w:hAnsi="Arial" w:cs="Arial"/>
          <w:b/>
          <w:bCs/>
          <w:sz w:val="24"/>
          <w:szCs w:val="24"/>
        </w:rPr>
        <w:t>Bullet</w:t>
      </w:r>
      <w:r>
        <w:rPr>
          <w:rFonts w:ascii="Arial" w:hAnsi="Arial" w:cs="Arial"/>
          <w:sz w:val="24"/>
          <w:szCs w:val="24"/>
        </w:rPr>
        <w:t>:</w:t>
      </w:r>
      <w:bookmarkEnd w:id="50"/>
    </w:p>
    <w:p>
      <w:pPr>
        <w:widowControl/>
        <w:jc w:val="left"/>
        <w:outlineLvl w:val="2"/>
        <w:rPr>
          <w:rFonts w:ascii="Arial" w:hAnsi="Arial" w:cs="Arial"/>
          <w:sz w:val="24"/>
          <w:szCs w:val="24"/>
        </w:rPr>
      </w:pPr>
      <w:bookmarkStart w:id="51" w:name="_Toc6329"/>
      <w:r>
        <w:rPr>
          <w:rFonts w:ascii="Arial" w:hAnsi="Arial" w:cs="Arial"/>
          <w:sz w:val="24"/>
          <w:szCs w:val="24"/>
        </w:rPr>
        <w:t>Players and some enemies can shoot, usually the enemy's bullets are green and the player's bullets are orange. This allows players to distinguish which bullets belong to themselves and which belong to enemies. Our bullets can p</w:t>
      </w:r>
      <w:r>
        <w:rPr>
          <w:rFonts w:hint="eastAsia" w:ascii="Arial" w:hAnsi="Arial" w:cs="Arial"/>
          <w:sz w:val="24"/>
          <w:szCs w:val="24"/>
        </w:rPr>
        <w:t>ass</w:t>
      </w:r>
      <w:r>
        <w:rPr>
          <w:rFonts w:ascii="Arial" w:hAnsi="Arial" w:cs="Arial"/>
          <w:sz w:val="24"/>
          <w:szCs w:val="24"/>
        </w:rPr>
        <w:t xml:space="preserve"> walls and shields to attack enemies.</w:t>
      </w:r>
      <w:bookmarkEnd w:id="51"/>
    </w:p>
    <w:p>
      <w:pPr>
        <w:widowControl/>
        <w:jc w:val="left"/>
        <w:outlineLvl w:val="2"/>
        <w:rPr>
          <w:rFonts w:ascii="Arial" w:hAnsi="Arial" w:cs="Arial"/>
          <w:sz w:val="24"/>
          <w:szCs w:val="24"/>
        </w:rPr>
      </w:pPr>
    </w:p>
    <w:p>
      <w:pPr>
        <w:widowControl/>
        <w:jc w:val="left"/>
        <w:outlineLvl w:val="2"/>
        <w:rPr>
          <w:rFonts w:ascii="Arial" w:hAnsi="Arial" w:cs="Arial"/>
          <w:sz w:val="24"/>
          <w:szCs w:val="24"/>
        </w:rPr>
      </w:pPr>
      <w:bookmarkStart w:id="52" w:name="_Toc4204"/>
      <w:r>
        <w:rPr>
          <w:rFonts w:ascii="Arial" w:hAnsi="Arial" w:cs="Arial"/>
          <w:b/>
          <w:bCs/>
          <w:sz w:val="24"/>
          <w:szCs w:val="24"/>
        </w:rPr>
        <w:t>Barrier</w:t>
      </w:r>
      <w:r>
        <w:rPr>
          <w:rFonts w:ascii="Arial" w:hAnsi="Arial" w:cs="Arial"/>
          <w:sz w:val="24"/>
          <w:szCs w:val="24"/>
        </w:rPr>
        <w:t>:</w:t>
      </w:r>
      <w:bookmarkEnd w:id="52"/>
      <w:r>
        <w:rPr>
          <w:rFonts w:ascii="Arial" w:hAnsi="Arial" w:cs="Arial"/>
          <w:sz w:val="24"/>
          <w:szCs w:val="24"/>
        </w:rPr>
        <w:t xml:space="preserve"> </w:t>
      </w:r>
    </w:p>
    <w:p>
      <w:pPr>
        <w:widowControl/>
        <w:jc w:val="left"/>
        <w:outlineLvl w:val="2"/>
        <w:rPr>
          <w:rFonts w:ascii="Arial" w:hAnsi="Arial" w:cs="Arial"/>
          <w:sz w:val="24"/>
          <w:szCs w:val="24"/>
        </w:rPr>
      </w:pPr>
      <w:bookmarkStart w:id="53" w:name="_Toc16428"/>
      <w:r>
        <w:rPr>
          <w:rFonts w:ascii="Arial" w:hAnsi="Arial" w:cs="Arial"/>
          <w:sz w:val="24"/>
          <w:szCs w:val="24"/>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bookmarkEnd w:id="53"/>
    </w:p>
    <w:p>
      <w:pPr>
        <w:widowControl/>
        <w:jc w:val="left"/>
        <w:outlineLvl w:val="2"/>
        <w:rPr>
          <w:rFonts w:ascii="Arial" w:hAnsi="Arial" w:cs="Arial"/>
          <w:sz w:val="24"/>
          <w:szCs w:val="24"/>
        </w:rPr>
      </w:pPr>
    </w:p>
    <w:p>
      <w:pPr>
        <w:widowControl/>
        <w:jc w:val="left"/>
        <w:outlineLvl w:val="2"/>
        <w:rPr>
          <w:rFonts w:ascii="Arial" w:hAnsi="Arial" w:cs="Arial"/>
          <w:sz w:val="24"/>
          <w:szCs w:val="24"/>
        </w:rPr>
      </w:pPr>
      <w:bookmarkStart w:id="54" w:name="_Toc3536"/>
      <w:r>
        <w:rPr>
          <w:rFonts w:ascii="Arial" w:hAnsi="Arial" w:cs="Arial"/>
          <w:b/>
          <w:bCs/>
          <w:sz w:val="24"/>
          <w:szCs w:val="24"/>
        </w:rPr>
        <w:t>Enemy</w:t>
      </w:r>
      <w:r>
        <w:rPr>
          <w:rFonts w:hint="eastAsia" w:ascii="Arial" w:hAnsi="Arial" w:cs="Arial"/>
          <w:sz w:val="24"/>
          <w:szCs w:val="24"/>
        </w:rPr>
        <w:t>:</w:t>
      </w:r>
      <w:bookmarkEnd w:id="54"/>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Crawler:</w:t>
      </w:r>
      <w:r>
        <w:rPr>
          <w:rFonts w:ascii="Arial" w:hAnsi="Arial" w:eastAsia="Arial" w:cs="Arial"/>
          <w:kern w:val="0"/>
          <w:sz w:val="24"/>
          <w:szCs w:val="24"/>
        </w:rPr>
        <w:t xml:space="preserve"> </w:t>
      </w:r>
      <w:r>
        <w:rPr>
          <w:rFonts w:hint="eastAsia" w:ascii="Arial" w:hAnsi="Arial" w:eastAsia="Arial" w:cs="Arial"/>
          <w:kern w:val="0"/>
          <w:sz w:val="24"/>
          <w:szCs w:val="24"/>
        </w:rPr>
        <w:t>The enemy will attack from above. This allows their attacks to ignore the wall. But shields can still block their attacks. Only long-range attacks can harm them.</w:t>
      </w:r>
    </w:p>
    <w:p>
      <w:pPr>
        <w:widowControl/>
        <w:spacing w:line="276" w:lineRule="auto"/>
        <w:jc w:val="left"/>
        <w:rPr>
          <w:rFonts w:hint="eastAsia" w:ascii="Arial" w:hAnsi="Arial" w:eastAsia="Arial" w:cs="Arial"/>
          <w:kern w:val="0"/>
          <w:sz w:val="24"/>
          <w:szCs w:val="24"/>
        </w:rPr>
      </w:pPr>
    </w:p>
    <w:p>
      <w:pPr>
        <w:widowControl/>
        <w:spacing w:line="276" w:lineRule="auto"/>
        <w:jc w:val="left"/>
        <w:rPr>
          <w:rFonts w:ascii="Arial" w:hAnsi="Arial" w:eastAsia="Arial" w:cs="Arial"/>
          <w:kern w:val="0"/>
          <w:sz w:val="24"/>
          <w:szCs w:val="24"/>
        </w:rPr>
      </w:pPr>
      <w:r>
        <w:rPr>
          <w:rFonts w:ascii="Arial" w:hAnsi="Arial" w:eastAsia="Arial" w:cs="Arial"/>
          <w:b/>
          <w:bCs/>
          <w:kern w:val="0"/>
          <w:sz w:val="24"/>
          <w:szCs w:val="24"/>
        </w:rPr>
        <w:t>Attacker</w:t>
      </w:r>
      <w:r>
        <w:rPr>
          <w:rFonts w:hint="eastAsia" w:ascii="Arial" w:hAnsi="Arial" w:eastAsia="Arial" w:cs="Arial"/>
          <w:kern w:val="0"/>
          <w:sz w:val="24"/>
          <w:szCs w:val="24"/>
        </w:rPr>
        <w:t xml:space="preserve">: </w:t>
      </w:r>
    </w:p>
    <w:p>
      <w:pPr>
        <w:widowControl/>
        <w:spacing w:line="276" w:lineRule="auto"/>
        <w:jc w:val="left"/>
        <w:rPr>
          <w:rFonts w:hint="eastAsia" w:ascii="Arial" w:hAnsi="Arial" w:eastAsia="Arial" w:cs="Arial"/>
          <w:kern w:val="0"/>
          <w:sz w:val="24"/>
          <w:szCs w:val="24"/>
        </w:rPr>
      </w:pPr>
      <w:r>
        <w:rPr>
          <w:rFonts w:hint="eastAsia" w:ascii="Arial" w:hAnsi="Arial" w:eastAsia="Arial" w:cs="Arial"/>
          <w:kern w:val="0"/>
          <w:sz w:val="24"/>
          <w:szCs w:val="24"/>
        </w:rPr>
        <w:t>The enemy will approach and attack.</w:t>
      </w:r>
    </w:p>
    <w:p>
      <w:pPr>
        <w:widowControl/>
        <w:spacing w:line="276" w:lineRule="auto"/>
        <w:jc w:val="left"/>
        <w:rPr>
          <w:rFonts w:hint="eastAsia" w:ascii="Arial" w:hAnsi="Arial" w:eastAsia="Arial" w:cs="Arial"/>
          <w:kern w:val="0"/>
          <w:sz w:val="24"/>
          <w:szCs w:val="24"/>
        </w:rPr>
      </w:pPr>
    </w:p>
    <w:p>
      <w:pPr>
        <w:widowControl/>
        <w:spacing w:line="276" w:lineRule="auto"/>
        <w:jc w:val="left"/>
        <w:rPr>
          <w:rFonts w:ascii="Arial" w:hAnsi="Arial" w:eastAsia="Arial" w:cs="Arial"/>
          <w:kern w:val="0"/>
          <w:sz w:val="24"/>
          <w:szCs w:val="24"/>
        </w:rPr>
      </w:pPr>
      <w:r>
        <w:rPr>
          <w:rFonts w:ascii="Arial" w:hAnsi="Arial" w:eastAsia="Arial" w:cs="Arial"/>
          <w:b/>
          <w:bCs/>
          <w:kern w:val="0"/>
          <w:sz w:val="24"/>
          <w:szCs w:val="24"/>
        </w:rPr>
        <w:t>Thrower</w:t>
      </w:r>
      <w:r>
        <w:rPr>
          <w:rFonts w:hint="eastAsia" w:ascii="Arial" w:hAnsi="Arial" w:eastAsia="Arial" w:cs="Arial"/>
          <w:kern w:val="0"/>
          <w:sz w:val="24"/>
          <w:szCs w:val="24"/>
        </w:rPr>
        <w:t xml:space="preserve">: The enemy will maintain a distance from the attacking target and shoot </w:t>
      </w:r>
      <w:r>
        <w:rPr>
          <w:rFonts w:hint="eastAsia" w:ascii="Arial" w:hAnsi="Arial" w:eastAsia="Arial" w:cs="Arial"/>
          <w:kern w:val="0"/>
          <w:sz w:val="24"/>
          <w:szCs w:val="24"/>
        </w:rPr>
        <w:tab/>
      </w:r>
      <w:r>
        <w:rPr>
          <w:rFonts w:hint="eastAsia" w:ascii="Arial" w:hAnsi="Arial" w:eastAsia="Arial" w:cs="Arial"/>
          <w:kern w:val="0"/>
          <w:sz w:val="24"/>
          <w:szCs w:val="24"/>
        </w:rPr>
        <w:t>bullets for attack.</w:t>
      </w:r>
    </w:p>
    <w:p>
      <w:pPr>
        <w:widowControl/>
        <w:jc w:val="left"/>
        <w:outlineLvl w:val="2"/>
        <w:rPr>
          <w:rFonts w:ascii="Arial" w:hAnsi="Arial" w:cs="Arial"/>
        </w:rPr>
      </w:pPr>
    </w:p>
    <w:p>
      <w:pPr>
        <w:pStyle w:val="4"/>
        <w:bidi w:val="0"/>
      </w:pPr>
      <w:bookmarkStart w:id="55" w:name="_Toc27114"/>
      <w:r>
        <w:rPr>
          <w:rFonts w:hint="eastAsia"/>
          <w:lang w:val="en-US" w:eastAsia="zh-CN"/>
        </w:rPr>
        <w:t>2</w:t>
      </w:r>
      <w:r>
        <w:t>.2.6. Economy</w:t>
      </w:r>
      <w:bookmarkEnd w:id="55"/>
    </w:p>
    <w:p>
      <w:pPr>
        <w:widowControl/>
        <w:jc w:val="left"/>
        <w:outlineLvl w:val="2"/>
        <w:rPr>
          <w:rFonts w:ascii="TimesNewRomanPS-BoldMT" w:hAnsi="TimesNewRomanPS-BoldMT" w:eastAsia="TimesNewRomanPS-BoldMT" w:cs="TimesNewRomanPS-BoldMT"/>
          <w:b/>
          <w:bCs/>
          <w:color w:val="000000"/>
          <w:kern w:val="0"/>
          <w:sz w:val="24"/>
          <w:lang w:bidi="ar"/>
        </w:rPr>
      </w:pPr>
    </w:p>
    <w:p>
      <w:pPr>
        <w:widowControl/>
        <w:jc w:val="left"/>
        <w:outlineLvl w:val="2"/>
        <w:rPr>
          <w:rFonts w:hint="eastAsia" w:ascii="Arial" w:hAnsi="Arial" w:eastAsia="Arial" w:cs="Arial"/>
          <w:kern w:val="0"/>
          <w:sz w:val="24"/>
          <w:szCs w:val="24"/>
        </w:rPr>
      </w:pPr>
      <w:bookmarkStart w:id="56" w:name="_Toc13177"/>
      <w:r>
        <w:rPr>
          <w:rFonts w:hint="eastAsia" w:ascii="Arial" w:hAnsi="Arial" w:eastAsia="Arial" w:cs="Arial"/>
          <w:kern w:val="0"/>
          <w:sz w:val="24"/>
          <w:szCs w:val="24"/>
        </w:rPr>
        <w:t>The player can get materials from factories and enemies. The player can Players can spend materials to build buildings and walls, produce tools, upgrade buildings and bases, and repair and rebuild buildings.</w:t>
      </w:r>
      <w:bookmarkEnd w:id="56"/>
    </w:p>
    <w:p>
      <w:pPr>
        <w:widowControl/>
        <w:jc w:val="left"/>
        <w:outlineLvl w:val="2"/>
        <w:rPr>
          <w:rFonts w:hint="eastAsia" w:ascii="Arial" w:hAnsi="Arial" w:eastAsia="Arial" w:cs="Arial"/>
          <w:kern w:val="0"/>
          <w:sz w:val="22"/>
          <w:szCs w:val="22"/>
        </w:rPr>
      </w:pPr>
    </w:p>
    <w:p>
      <w:pPr>
        <w:pStyle w:val="3"/>
        <w:bidi w:val="0"/>
        <w:rPr>
          <w:rFonts w:ascii="TimesNewRomanPS-BoldMT" w:hAnsi="TimesNewRomanPS-BoldMT" w:eastAsia="TimesNewRomanPS-BoldMT" w:cs="TimesNewRomanPS-BoldMT"/>
          <w:b/>
          <w:bCs/>
          <w:color w:val="000000"/>
          <w:kern w:val="0"/>
          <w:sz w:val="24"/>
          <w:lang w:bidi="ar"/>
        </w:rPr>
      </w:pPr>
      <w:bookmarkStart w:id="57" w:name="_Toc30310"/>
      <w:r>
        <w:rPr>
          <w:rFonts w:hint="eastAsia"/>
          <w:lang w:val="en-US" w:eastAsia="zh-CN"/>
        </w:rPr>
        <w:t>2</w:t>
      </w:r>
      <w:r>
        <w:t>.3. Screen Flow</w:t>
      </w:r>
      <w:bookmarkEnd w:id="57"/>
      <w:r>
        <w:t xml:space="preserve"> </w:t>
      </w:r>
    </w:p>
    <w:p>
      <w:pPr>
        <w:pStyle w:val="4"/>
        <w:bidi w:val="0"/>
      </w:pPr>
      <w:bookmarkStart w:id="58" w:name="_Toc25408"/>
      <w:r>
        <w:rPr>
          <w:rFonts w:hint="eastAsia"/>
          <w:lang w:val="en-US" w:eastAsia="zh-CN"/>
        </w:rPr>
        <w:t>2</w:t>
      </w:r>
      <w:r>
        <w:t>.3.1. Screen Flow Chart</w:t>
      </w:r>
      <w:bookmarkEnd w:id="58"/>
      <w:r>
        <w:t xml:space="preserve"> </w:t>
      </w:r>
    </w:p>
    <w:p>
      <w:pPr>
        <w:widowControl/>
        <w:jc w:val="center"/>
        <w:outlineLvl w:val="2"/>
        <w:rPr>
          <w:rFonts w:hint="eastAsia" w:ascii="TimesNewRomanPS-BoldMT" w:hAnsi="TimesNewRomanPS-BoldMT" w:eastAsia="宋体" w:cs="TimesNewRomanPS-BoldMT"/>
          <w:b/>
          <w:bCs/>
          <w:color w:val="000000"/>
          <w:kern w:val="0"/>
          <w:sz w:val="24"/>
          <w:lang w:eastAsia="zh-CN" w:bidi="ar"/>
        </w:rPr>
      </w:pPr>
      <w:bookmarkStart w:id="59" w:name="_Toc32385"/>
      <w:r>
        <w:rPr>
          <w:rFonts w:hint="eastAsia" w:ascii="TimesNewRomanPS-BoldMT" w:hAnsi="TimesNewRomanPS-BoldMT" w:eastAsia="宋体" w:cs="TimesNewRomanPS-BoldMT"/>
          <w:b/>
          <w:bCs/>
          <w:color w:val="000000"/>
          <w:kern w:val="0"/>
          <w:sz w:val="24"/>
          <w:lang w:eastAsia="zh-CN" w:bidi="ar"/>
        </w:rPr>
        <w:drawing>
          <wp:inline distT="0" distB="0" distL="114300" distR="114300">
            <wp:extent cx="5120005" cy="3183255"/>
            <wp:effectExtent l="0" t="0" r="10795" b="4445"/>
            <wp:docPr id="6" name="图片 6" descr="scree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 flow chart"/>
                    <pic:cNvPicPr>
                      <a:picLocks noChangeAspect="1"/>
                    </pic:cNvPicPr>
                  </pic:nvPicPr>
                  <pic:blipFill>
                    <a:blip r:embed="rId12"/>
                    <a:stretch>
                      <a:fillRect/>
                    </a:stretch>
                  </pic:blipFill>
                  <pic:spPr>
                    <a:xfrm>
                      <a:off x="0" y="0"/>
                      <a:ext cx="5120005" cy="3183255"/>
                    </a:xfrm>
                    <a:prstGeom prst="rect">
                      <a:avLst/>
                    </a:prstGeom>
                  </pic:spPr>
                </pic:pic>
              </a:graphicData>
            </a:graphic>
          </wp:inline>
        </w:drawing>
      </w:r>
      <w:bookmarkEnd w:id="59"/>
    </w:p>
    <w:p>
      <w:pPr>
        <w:widowControl/>
        <w:jc w:val="center"/>
        <w:outlineLvl w:val="2"/>
        <w:rPr>
          <w:rFonts w:hint="default" w:ascii="TimesNewRomanPS-BoldMT" w:hAnsi="TimesNewRomanPS-BoldMT" w:eastAsia="宋体" w:cs="TimesNewRomanPS-BoldMT"/>
          <w:b/>
          <w:bCs/>
          <w:color w:val="000000"/>
          <w:kern w:val="0"/>
          <w:sz w:val="24"/>
          <w:lang w:val="en-US" w:eastAsia="zh-CN" w:bidi="ar"/>
        </w:rPr>
      </w:pPr>
      <w:bookmarkStart w:id="60" w:name="_Toc16197"/>
      <w:r>
        <w:rPr>
          <w:rFonts w:hint="eastAsia" w:ascii="TimesNewRomanPS-BoldMT" w:hAnsi="TimesNewRomanPS-BoldMT" w:cs="TimesNewRomanPS-BoldMT"/>
          <w:b/>
          <w:bCs/>
          <w:color w:val="000000"/>
          <w:kern w:val="0"/>
          <w:sz w:val="24"/>
          <w:lang w:val="en-US" w:eastAsia="zh-CN" w:bidi="ar"/>
        </w:rPr>
        <w:t>Fig4.7 screen flow</w:t>
      </w:r>
      <w:bookmarkEnd w:id="60"/>
    </w:p>
    <w:p>
      <w:pPr>
        <w:pStyle w:val="4"/>
        <w:bidi w:val="0"/>
        <w:rPr>
          <w:rFonts w:ascii="TimesNewRomanPS-BoldMT" w:hAnsi="TimesNewRomanPS-BoldMT" w:eastAsia="TimesNewRomanPS-BoldMT" w:cs="TimesNewRomanPS-BoldMT"/>
          <w:b/>
          <w:bCs/>
          <w:color w:val="000000"/>
          <w:kern w:val="0"/>
          <w:sz w:val="24"/>
          <w:lang w:bidi="ar"/>
        </w:rPr>
      </w:pPr>
      <w:bookmarkStart w:id="61" w:name="_Toc23953"/>
      <w:r>
        <w:rPr>
          <w:rFonts w:hint="eastAsia"/>
          <w:lang w:val="en-US" w:eastAsia="zh-CN"/>
        </w:rPr>
        <w:t>2</w:t>
      </w:r>
      <w:r>
        <w:t>.3.2. Screen Descriptions</w:t>
      </w:r>
      <w:bookmarkEnd w:id="61"/>
      <w:r>
        <w:t xml:space="preserve"> </w:t>
      </w:r>
    </w:p>
    <w:p>
      <w:pPr>
        <w:pStyle w:val="5"/>
        <w:bidi w:val="0"/>
        <w:rPr>
          <w:rFonts w:ascii="TimesNewRomanPS-BoldMT" w:hAnsi="TimesNewRomanPS-BoldMT" w:eastAsia="TimesNewRomanPS-BoldMT" w:cs="TimesNewRomanPS-BoldMT"/>
          <w:b/>
          <w:bCs/>
          <w:color w:val="000000"/>
          <w:kern w:val="0"/>
          <w:sz w:val="24"/>
          <w:lang w:bidi="ar"/>
        </w:rPr>
      </w:pPr>
      <w:r>
        <w:rPr>
          <w:rFonts w:hint="eastAsia"/>
          <w:lang w:val="en-US" w:eastAsia="zh-CN"/>
        </w:rPr>
        <w:t>2</w:t>
      </w:r>
      <w:r>
        <w:t xml:space="preserve">.3.2.1. Main Menu Screen </w:t>
      </w:r>
    </w:p>
    <w:p>
      <w:pPr>
        <w:widowControl/>
        <w:jc w:val="center"/>
        <w:outlineLvl w:val="2"/>
        <w:rPr>
          <w:rFonts w:hint="eastAsia" w:ascii="TimesNewRomanPS-BoldMT" w:hAnsi="TimesNewRomanPS-BoldMT" w:eastAsia="宋体" w:cs="TimesNewRomanPS-BoldMT"/>
          <w:b/>
          <w:bCs/>
          <w:color w:val="000000"/>
          <w:kern w:val="0"/>
          <w:sz w:val="24"/>
          <w:lang w:eastAsia="zh-CN" w:bidi="ar"/>
        </w:rPr>
      </w:pPr>
      <w:bookmarkStart w:id="62" w:name="_Toc22615"/>
      <w:r>
        <w:rPr>
          <w:rFonts w:hint="eastAsia" w:ascii="TimesNewRomanPS-BoldMT" w:hAnsi="TimesNewRomanPS-BoldMT" w:eastAsia="宋体" w:cs="TimesNewRomanPS-BoldMT"/>
          <w:b/>
          <w:bCs/>
          <w:color w:val="000000"/>
          <w:kern w:val="0"/>
          <w:sz w:val="24"/>
          <w:lang w:eastAsia="zh-CN" w:bidi="ar"/>
        </w:rPr>
        <w:drawing>
          <wp:inline distT="0" distB="0" distL="114300" distR="114300">
            <wp:extent cx="4962525" cy="2962275"/>
            <wp:effectExtent l="0" t="0" r="3175" b="9525"/>
            <wp:docPr id="14" name="图片 14"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in menu"/>
                    <pic:cNvPicPr>
                      <a:picLocks noChangeAspect="1"/>
                    </pic:cNvPicPr>
                  </pic:nvPicPr>
                  <pic:blipFill>
                    <a:blip r:embed="rId13"/>
                    <a:stretch>
                      <a:fillRect/>
                    </a:stretch>
                  </pic:blipFill>
                  <pic:spPr>
                    <a:xfrm>
                      <a:off x="0" y="0"/>
                      <a:ext cx="4962525" cy="2962275"/>
                    </a:xfrm>
                    <a:prstGeom prst="rect">
                      <a:avLst/>
                    </a:prstGeom>
                  </pic:spPr>
                </pic:pic>
              </a:graphicData>
            </a:graphic>
          </wp:inline>
        </w:drawing>
      </w:r>
      <w:bookmarkEnd w:id="62"/>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3" w:name="_Toc16565"/>
      <w:r>
        <w:rPr>
          <w:rFonts w:hint="eastAsia" w:ascii="TimesNewRomanPS-BoldMT" w:hAnsi="TimesNewRomanPS-BoldMT" w:cs="TimesNewRomanPS-BoldMT"/>
          <w:b/>
          <w:bCs/>
          <w:color w:val="000000"/>
          <w:kern w:val="0"/>
          <w:sz w:val="24"/>
          <w:lang w:val="en-US" w:eastAsia="zh-CN" w:bidi="ar"/>
        </w:rPr>
        <w:t>Fig4.8 main menu screen</w:t>
      </w:r>
      <w:bookmarkEnd w:id="63"/>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It will show the game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s title. And the screen will supply 4 options.</w:t>
      </w:r>
    </w:p>
    <w:p>
      <w:pPr>
        <w:widowControl/>
        <w:numPr>
          <w:ilvl w:val="0"/>
          <w:numId w:val="8"/>
        </w:numPr>
        <w:spacing w:line="276" w:lineRule="auto"/>
        <w:ind w:left="420" w:leftChars="0" w:hanging="420" w:firstLineChars="0"/>
        <w:jc w:val="left"/>
        <w:rPr>
          <w:rFonts w:hint="eastAsia" w:ascii="Arial" w:hAnsi="Arial" w:eastAsia="Arial" w:cs="Arial"/>
          <w:kern w:val="0"/>
          <w:sz w:val="24"/>
          <w:szCs w:val="24"/>
          <w:lang w:val="en-US" w:eastAsia="zh-CN"/>
        </w:rPr>
      </w:pPr>
      <w:r>
        <w:rPr>
          <w:rFonts w:hint="eastAsia" w:ascii="Arial" w:hAnsi="Arial" w:eastAsia="Arial" w:cs="Arial"/>
          <w:b/>
          <w:bCs/>
          <w:kern w:val="0"/>
          <w:sz w:val="24"/>
          <w:szCs w:val="24"/>
          <w:lang w:val="en-US" w:eastAsia="zh-CN"/>
        </w:rPr>
        <w:t>New Game</w:t>
      </w:r>
      <w:r>
        <w:rPr>
          <w:rFonts w:hint="eastAsia" w:ascii="Arial" w:hAnsi="Arial" w:eastAsia="Arial" w:cs="Arial"/>
          <w:kern w:val="0"/>
          <w:sz w:val="24"/>
          <w:szCs w:val="24"/>
          <w:lang w:val="en-US" w:eastAsia="zh-CN"/>
        </w:rPr>
        <w:t>: Start a new game.</w:t>
      </w:r>
    </w:p>
    <w:p>
      <w:pPr>
        <w:widowControl/>
        <w:numPr>
          <w:ilvl w:val="0"/>
          <w:numId w:val="8"/>
        </w:numPr>
        <w:spacing w:line="276" w:lineRule="auto"/>
        <w:ind w:left="420" w:leftChars="0" w:hanging="420" w:firstLineChars="0"/>
        <w:jc w:val="left"/>
        <w:rPr>
          <w:rFonts w:hint="eastAsia" w:ascii="Arial" w:hAnsi="Arial" w:eastAsia="Arial" w:cs="Arial"/>
          <w:kern w:val="0"/>
          <w:sz w:val="24"/>
          <w:szCs w:val="24"/>
          <w:lang w:val="en-US" w:eastAsia="zh-CN"/>
        </w:rPr>
      </w:pPr>
      <w:r>
        <w:rPr>
          <w:rFonts w:hint="eastAsia" w:ascii="Arial" w:hAnsi="Arial" w:eastAsia="Arial" w:cs="Arial"/>
          <w:b/>
          <w:bCs/>
          <w:kern w:val="0"/>
          <w:sz w:val="24"/>
          <w:szCs w:val="24"/>
          <w:lang w:val="en-US" w:eastAsia="zh-CN"/>
        </w:rPr>
        <w:t>Continue Game</w:t>
      </w:r>
      <w:r>
        <w:rPr>
          <w:rFonts w:hint="eastAsia" w:ascii="Arial" w:hAnsi="Arial" w:eastAsia="Arial" w:cs="Arial"/>
          <w:kern w:val="0"/>
          <w:sz w:val="24"/>
          <w:szCs w:val="24"/>
          <w:lang w:val="en-US" w:eastAsia="zh-CN"/>
        </w:rPr>
        <w:t>: Continue a game from a game save.</w:t>
      </w:r>
    </w:p>
    <w:p>
      <w:pPr>
        <w:widowControl/>
        <w:numPr>
          <w:ilvl w:val="0"/>
          <w:numId w:val="8"/>
        </w:numPr>
        <w:spacing w:line="276" w:lineRule="auto"/>
        <w:ind w:left="420" w:leftChars="0" w:hanging="420" w:firstLineChars="0"/>
        <w:jc w:val="left"/>
        <w:rPr>
          <w:rFonts w:hint="eastAsia" w:ascii="Arial" w:hAnsi="Arial" w:eastAsia="Arial" w:cs="Arial"/>
          <w:kern w:val="0"/>
          <w:sz w:val="24"/>
          <w:szCs w:val="24"/>
          <w:lang w:val="en-US" w:eastAsia="zh-CN"/>
        </w:rPr>
      </w:pPr>
      <w:r>
        <w:rPr>
          <w:rFonts w:hint="eastAsia" w:ascii="Arial" w:hAnsi="Arial" w:eastAsia="Arial" w:cs="Arial"/>
          <w:b/>
          <w:bCs/>
          <w:kern w:val="0"/>
          <w:sz w:val="24"/>
          <w:szCs w:val="24"/>
          <w:lang w:val="en-US" w:eastAsia="zh-CN"/>
        </w:rPr>
        <w:t>Options</w:t>
      </w:r>
      <w:r>
        <w:rPr>
          <w:rFonts w:hint="eastAsia" w:ascii="Arial" w:hAnsi="Arial" w:eastAsia="Arial" w:cs="Arial"/>
          <w:kern w:val="0"/>
          <w:sz w:val="24"/>
          <w:szCs w:val="24"/>
          <w:lang w:val="en-US" w:eastAsia="zh-CN"/>
        </w:rPr>
        <w:t>: Open options menu.</w:t>
      </w:r>
    </w:p>
    <w:p>
      <w:pPr>
        <w:widowControl/>
        <w:numPr>
          <w:ilvl w:val="0"/>
          <w:numId w:val="8"/>
        </w:numPr>
        <w:spacing w:line="276" w:lineRule="auto"/>
        <w:ind w:left="420" w:leftChars="0" w:hanging="420" w:firstLineChars="0"/>
        <w:jc w:val="left"/>
        <w:rPr>
          <w:rFonts w:ascii="TimesNewRomanPS-BoldMT" w:hAnsi="TimesNewRomanPS-BoldMT" w:eastAsia="TimesNewRomanPS-BoldMT" w:cs="TimesNewRomanPS-BoldMT"/>
          <w:b/>
          <w:bCs/>
          <w:color w:val="000000"/>
          <w:kern w:val="0"/>
          <w:sz w:val="24"/>
          <w:lang w:bidi="ar"/>
        </w:rPr>
      </w:pPr>
      <w:r>
        <w:rPr>
          <w:rFonts w:hint="eastAsia" w:ascii="Arial" w:hAnsi="Arial" w:eastAsia="Arial" w:cs="Arial"/>
          <w:b/>
          <w:bCs/>
          <w:kern w:val="0"/>
          <w:sz w:val="24"/>
          <w:szCs w:val="24"/>
          <w:lang w:val="en-US" w:eastAsia="zh-CN"/>
        </w:rPr>
        <w:t>Quit Game</w:t>
      </w:r>
      <w:r>
        <w:rPr>
          <w:rFonts w:hint="eastAsia" w:ascii="Arial" w:hAnsi="Arial" w:eastAsia="Arial" w:cs="Arial"/>
          <w:kern w:val="0"/>
          <w:sz w:val="24"/>
          <w:szCs w:val="24"/>
          <w:lang w:val="en-US" w:eastAsia="zh-CN"/>
        </w:rPr>
        <w:t>: Kill the game process.</w:t>
      </w:r>
    </w:p>
    <w:p>
      <w:pPr>
        <w:pStyle w:val="5"/>
        <w:bidi w:val="0"/>
        <w:rPr>
          <w:rFonts w:ascii="TimesNewRomanPS-BoldMT" w:hAnsi="TimesNewRomanPS-BoldMT" w:eastAsia="TimesNewRomanPS-BoldMT" w:cs="TimesNewRomanPS-BoldMT"/>
          <w:b/>
          <w:bCs/>
          <w:color w:val="000000"/>
          <w:kern w:val="0"/>
          <w:sz w:val="24"/>
          <w:lang w:bidi="ar"/>
        </w:rPr>
      </w:pPr>
      <w:r>
        <w:rPr>
          <w:rFonts w:hint="eastAsia"/>
          <w:lang w:val="en-US" w:eastAsia="zh-CN"/>
        </w:rPr>
        <w:t>2</w:t>
      </w:r>
      <w:r>
        <w:t>.3.2.2. Options</w:t>
      </w:r>
      <w:r>
        <w:rPr>
          <w:rFonts w:hint="eastAsia"/>
          <w:lang w:val="en-US" w:eastAsia="zh-CN"/>
        </w:rPr>
        <w:t xml:space="preserve"> Menu</w:t>
      </w:r>
      <w:r>
        <w:t xml:space="preserve"> Screen </w:t>
      </w:r>
    </w:p>
    <w:p>
      <w:pPr>
        <w:widowControl/>
        <w:jc w:val="center"/>
        <w:outlineLvl w:val="2"/>
        <w:rPr>
          <w:rFonts w:hint="eastAsia" w:ascii="TimesNewRomanPS-BoldMT" w:hAnsi="TimesNewRomanPS-BoldMT" w:eastAsia="宋体" w:cs="TimesNewRomanPS-BoldMT"/>
          <w:b/>
          <w:bCs/>
          <w:color w:val="000000"/>
          <w:kern w:val="0"/>
          <w:sz w:val="24"/>
          <w:lang w:val="en-US" w:eastAsia="zh-CN" w:bidi="ar"/>
        </w:rPr>
      </w:pPr>
      <w:bookmarkStart w:id="64" w:name="_Toc12412"/>
      <w:r>
        <w:rPr>
          <w:rFonts w:hint="eastAsia" w:ascii="TimesNewRomanPS-BoldMT" w:hAnsi="TimesNewRomanPS-BoldMT" w:eastAsia="宋体" w:cs="TimesNewRomanPS-BoldMT"/>
          <w:b/>
          <w:bCs/>
          <w:color w:val="000000"/>
          <w:kern w:val="0"/>
          <w:sz w:val="24"/>
          <w:lang w:val="en-US" w:eastAsia="zh-CN" w:bidi="ar"/>
        </w:rPr>
        <w:drawing>
          <wp:inline distT="0" distB="0" distL="114300" distR="114300">
            <wp:extent cx="3475355" cy="2173605"/>
            <wp:effectExtent l="0" t="0" r="0" b="0"/>
            <wp:docPr id="15" name="图片 15"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ptions"/>
                    <pic:cNvPicPr>
                      <a:picLocks noChangeAspect="1"/>
                    </pic:cNvPicPr>
                  </pic:nvPicPr>
                  <pic:blipFill>
                    <a:blip r:embed="rId14"/>
                    <a:srcRect l="10333" r="10348" b="18790"/>
                    <a:stretch>
                      <a:fillRect/>
                    </a:stretch>
                  </pic:blipFill>
                  <pic:spPr>
                    <a:xfrm>
                      <a:off x="0" y="0"/>
                      <a:ext cx="3475355" cy="2173605"/>
                    </a:xfrm>
                    <a:prstGeom prst="rect">
                      <a:avLst/>
                    </a:prstGeom>
                  </pic:spPr>
                </pic:pic>
              </a:graphicData>
            </a:graphic>
          </wp:inline>
        </w:drawing>
      </w:r>
      <w:bookmarkEnd w:id="64"/>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5" w:name="_Toc3511"/>
      <w:r>
        <w:rPr>
          <w:rFonts w:hint="eastAsia" w:ascii="TimesNewRomanPS-BoldMT" w:hAnsi="TimesNewRomanPS-BoldMT" w:cs="TimesNewRomanPS-BoldMT"/>
          <w:b/>
          <w:bCs/>
          <w:color w:val="000000"/>
          <w:kern w:val="0"/>
          <w:sz w:val="24"/>
          <w:lang w:val="en-US" w:eastAsia="zh-CN" w:bidi="ar"/>
        </w:rPr>
        <w:t>Fig4.9 options menu</w:t>
      </w:r>
      <w:bookmarkEnd w:id="65"/>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The player can change game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s settings, such as language, screen size, music volume and key settings.</w:t>
      </w:r>
    </w:p>
    <w:p>
      <w:pPr>
        <w:widowControl/>
        <w:spacing w:line="276" w:lineRule="auto"/>
        <w:jc w:val="left"/>
        <w:rPr>
          <w:rFonts w:hint="default" w:ascii="Arial" w:hAnsi="Arial" w:eastAsia="Arial" w:cs="Arial"/>
          <w:kern w:val="0"/>
          <w:sz w:val="22"/>
          <w:szCs w:val="22"/>
          <w:lang w:val="en-US" w:eastAsia="zh-CN"/>
        </w:rPr>
      </w:pPr>
    </w:p>
    <w:p>
      <w:pPr>
        <w:pStyle w:val="5"/>
        <w:bidi w:val="0"/>
        <w:rPr>
          <w:rFonts w:hint="eastAsia"/>
          <w:lang w:val="en-US" w:eastAsia="zh-CN"/>
        </w:rPr>
      </w:pPr>
      <w:r>
        <w:rPr>
          <w:rFonts w:hint="eastAsia"/>
          <w:lang w:val="en-US" w:eastAsia="zh-CN"/>
        </w:rPr>
        <w:t>2</w:t>
      </w:r>
      <w:r>
        <w:t xml:space="preserve">.3.2.3. </w:t>
      </w:r>
      <w:r>
        <w:rPr>
          <w:rFonts w:hint="eastAsia"/>
          <w:lang w:val="en-US" w:eastAsia="zh-CN"/>
        </w:rPr>
        <w:t>Gameplay Screen</w:t>
      </w:r>
    </w:p>
    <w:p>
      <w:pPr>
        <w:widowControl/>
        <w:jc w:val="left"/>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6" w:name="_Toc15045"/>
      <w:r>
        <w:rPr>
          <w:rFonts w:hint="eastAsia" w:ascii="TimesNewRomanPS-BoldMT" w:hAnsi="TimesNewRomanPS-BoldMT" w:cs="TimesNewRomanPS-BoldMT"/>
          <w:b/>
          <w:bCs/>
          <w:color w:val="000000"/>
          <w:kern w:val="0"/>
          <w:sz w:val="24"/>
          <w:lang w:val="en-US" w:eastAsia="zh-CN" w:bidi="ar"/>
        </w:rPr>
        <w:drawing>
          <wp:inline distT="0" distB="0" distL="114300" distR="114300">
            <wp:extent cx="3629025" cy="2295525"/>
            <wp:effectExtent l="0" t="0" r="3175" b="3175"/>
            <wp:docPr id="16" name="图片 16" descr="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ameplay"/>
                    <pic:cNvPicPr>
                      <a:picLocks noChangeAspect="1"/>
                    </pic:cNvPicPr>
                  </pic:nvPicPr>
                  <pic:blipFill>
                    <a:blip r:embed="rId15"/>
                    <a:stretch>
                      <a:fillRect/>
                    </a:stretch>
                  </pic:blipFill>
                  <pic:spPr>
                    <a:xfrm>
                      <a:off x="0" y="0"/>
                      <a:ext cx="3629025" cy="2295525"/>
                    </a:xfrm>
                    <a:prstGeom prst="rect">
                      <a:avLst/>
                    </a:prstGeom>
                  </pic:spPr>
                </pic:pic>
              </a:graphicData>
            </a:graphic>
          </wp:inline>
        </w:drawing>
      </w:r>
      <w:bookmarkEnd w:id="66"/>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7" w:name="_Toc17930"/>
      <w:r>
        <w:rPr>
          <w:rFonts w:hint="eastAsia" w:ascii="TimesNewRomanPS-BoldMT" w:hAnsi="TimesNewRomanPS-BoldMT" w:cs="TimesNewRomanPS-BoldMT"/>
          <w:b/>
          <w:bCs/>
          <w:color w:val="000000"/>
          <w:kern w:val="0"/>
          <w:sz w:val="24"/>
          <w:lang w:val="en-US" w:eastAsia="zh-CN" w:bidi="ar"/>
        </w:rPr>
        <w:t>Fig4.10 gameplay screen</w:t>
      </w:r>
      <w:bookmarkEnd w:id="67"/>
    </w:p>
    <w:p>
      <w:pPr>
        <w:widowControl/>
        <w:jc w:val="center"/>
        <w:outlineLvl w:val="2"/>
        <w:rPr>
          <w:rFonts w:hint="default" w:ascii="TimesNewRomanPS-BoldMT" w:hAnsi="TimesNewRomanPS-BoldMT" w:cs="TimesNewRomanPS-BoldMT"/>
          <w:b/>
          <w:bCs/>
          <w:color w:val="000000"/>
          <w:kern w:val="0"/>
          <w:sz w:val="24"/>
          <w:szCs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It will show the game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s content. The player can pause the game and open menu screen.</w:t>
      </w:r>
    </w:p>
    <w:p>
      <w:pPr>
        <w:widowControl/>
        <w:spacing w:line="276" w:lineRule="auto"/>
        <w:jc w:val="left"/>
        <w:rPr>
          <w:rFonts w:hint="eastAsia" w:ascii="Arial" w:hAnsi="Arial" w:eastAsia="Arial" w:cs="Arial"/>
          <w:kern w:val="0"/>
          <w:sz w:val="22"/>
          <w:szCs w:val="22"/>
          <w:lang w:val="en-US" w:eastAsia="zh-CN"/>
        </w:rPr>
      </w:pPr>
    </w:p>
    <w:p>
      <w:pPr>
        <w:pStyle w:val="5"/>
        <w:bidi w:val="0"/>
        <w:rPr>
          <w:rFonts w:hint="eastAsia"/>
          <w:lang w:val="en-US" w:eastAsia="zh-CN"/>
        </w:rPr>
      </w:pPr>
      <w:r>
        <w:rPr>
          <w:rFonts w:hint="eastAsia"/>
          <w:lang w:val="en-US" w:eastAsia="zh-CN"/>
        </w:rPr>
        <w:t>2</w:t>
      </w:r>
      <w:r>
        <w:t>.3.2.</w:t>
      </w:r>
      <w:r>
        <w:rPr>
          <w:rFonts w:hint="eastAsia"/>
          <w:lang w:val="en-US" w:eastAsia="zh-CN"/>
        </w:rPr>
        <w:t>4</w:t>
      </w:r>
      <w:r>
        <w:t xml:space="preserve">. </w:t>
      </w:r>
      <w:r>
        <w:rPr>
          <w:rFonts w:hint="eastAsia"/>
          <w:lang w:val="en-US" w:eastAsia="zh-CN"/>
        </w:rPr>
        <w:t>Menu Screen</w:t>
      </w:r>
    </w:p>
    <w:p>
      <w:pPr>
        <w:widowControl/>
        <w:jc w:val="left"/>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8" w:name="_Toc2783"/>
      <w:r>
        <w:rPr>
          <w:rFonts w:hint="eastAsia" w:ascii="TimesNewRomanPS-BoldMT" w:hAnsi="TimesNewRomanPS-BoldMT" w:cs="TimesNewRomanPS-BoldMT"/>
          <w:b/>
          <w:bCs/>
          <w:color w:val="000000"/>
          <w:kern w:val="0"/>
          <w:sz w:val="24"/>
          <w:lang w:val="en-US" w:eastAsia="zh-CN" w:bidi="ar"/>
        </w:rPr>
        <w:drawing>
          <wp:inline distT="0" distB="0" distL="114300" distR="114300">
            <wp:extent cx="3629025" cy="2295525"/>
            <wp:effectExtent l="0" t="0" r="3175" b="3175"/>
            <wp:docPr id="17" name="图片 17" descr="pau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ausing"/>
                    <pic:cNvPicPr>
                      <a:picLocks noChangeAspect="1"/>
                    </pic:cNvPicPr>
                  </pic:nvPicPr>
                  <pic:blipFill>
                    <a:blip r:embed="rId16"/>
                    <a:stretch>
                      <a:fillRect/>
                    </a:stretch>
                  </pic:blipFill>
                  <pic:spPr>
                    <a:xfrm>
                      <a:off x="0" y="0"/>
                      <a:ext cx="3629025" cy="2295525"/>
                    </a:xfrm>
                    <a:prstGeom prst="rect">
                      <a:avLst/>
                    </a:prstGeom>
                  </pic:spPr>
                </pic:pic>
              </a:graphicData>
            </a:graphic>
          </wp:inline>
        </w:drawing>
      </w:r>
      <w:bookmarkEnd w:id="68"/>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69" w:name="_Toc28324"/>
      <w:r>
        <w:rPr>
          <w:rFonts w:hint="eastAsia" w:ascii="TimesNewRomanPS-BoldMT" w:hAnsi="TimesNewRomanPS-BoldMT" w:cs="TimesNewRomanPS-BoldMT"/>
          <w:b/>
          <w:bCs/>
          <w:color w:val="000000"/>
          <w:kern w:val="0"/>
          <w:sz w:val="24"/>
          <w:lang w:val="en-US" w:eastAsia="zh-CN" w:bidi="ar"/>
        </w:rPr>
        <w:t>Fig4.11 menu</w:t>
      </w:r>
      <w:bookmarkEnd w:id="69"/>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The game will be paused. The player can save the game on the screen. At the same time, the player can quit the game on the screen.</w:t>
      </w:r>
    </w:p>
    <w:p>
      <w:pPr>
        <w:widowControl/>
        <w:spacing w:line="276" w:lineRule="auto"/>
        <w:jc w:val="left"/>
        <w:rPr>
          <w:rFonts w:hint="default" w:ascii="Arial" w:hAnsi="Arial" w:eastAsia="Arial" w:cs="Arial"/>
          <w:kern w:val="0"/>
          <w:sz w:val="22"/>
          <w:szCs w:val="22"/>
          <w:lang w:val="en-US" w:eastAsia="zh-CN"/>
        </w:rPr>
      </w:pPr>
    </w:p>
    <w:p>
      <w:pPr>
        <w:pStyle w:val="5"/>
        <w:bidi w:val="0"/>
        <w:rPr>
          <w:rFonts w:hint="eastAsia"/>
          <w:lang w:val="en-US" w:eastAsia="zh-CN"/>
        </w:rPr>
      </w:pPr>
      <w:r>
        <w:rPr>
          <w:rFonts w:hint="eastAsia"/>
          <w:lang w:val="en-US" w:eastAsia="zh-CN"/>
        </w:rPr>
        <w:t>2</w:t>
      </w:r>
      <w:r>
        <w:t>.3.2.</w:t>
      </w:r>
      <w:r>
        <w:rPr>
          <w:rFonts w:hint="eastAsia"/>
          <w:lang w:val="en-US" w:eastAsia="zh-CN"/>
        </w:rPr>
        <w:t>4</w:t>
      </w:r>
      <w:r>
        <w:t xml:space="preserve">. </w:t>
      </w:r>
      <w:r>
        <w:rPr>
          <w:rFonts w:hint="eastAsia"/>
          <w:lang w:val="en-US" w:eastAsia="zh-CN"/>
        </w:rPr>
        <w:t>Game End Screen</w:t>
      </w:r>
    </w:p>
    <w:p>
      <w:pPr>
        <w:widowControl/>
        <w:jc w:val="left"/>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70" w:name="_Toc14839"/>
      <w:r>
        <w:rPr>
          <w:rFonts w:hint="eastAsia" w:ascii="TimesNewRomanPS-BoldMT" w:hAnsi="TimesNewRomanPS-BoldMT" w:cs="TimesNewRomanPS-BoldMT"/>
          <w:b/>
          <w:bCs/>
          <w:color w:val="000000"/>
          <w:kern w:val="0"/>
          <w:sz w:val="24"/>
          <w:lang w:val="en-US" w:eastAsia="zh-CN" w:bidi="ar"/>
        </w:rPr>
        <w:drawing>
          <wp:inline distT="0" distB="0" distL="114300" distR="114300">
            <wp:extent cx="3686175" cy="2295525"/>
            <wp:effectExtent l="0" t="0" r="9525" b="3175"/>
            <wp:docPr id="18" name="图片 18" desc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nd"/>
                    <pic:cNvPicPr>
                      <a:picLocks noChangeAspect="1"/>
                    </pic:cNvPicPr>
                  </pic:nvPicPr>
                  <pic:blipFill>
                    <a:blip r:embed="rId17"/>
                    <a:stretch>
                      <a:fillRect/>
                    </a:stretch>
                  </pic:blipFill>
                  <pic:spPr>
                    <a:xfrm>
                      <a:off x="0" y="0"/>
                      <a:ext cx="3686175" cy="2295525"/>
                    </a:xfrm>
                    <a:prstGeom prst="rect">
                      <a:avLst/>
                    </a:prstGeom>
                  </pic:spPr>
                </pic:pic>
              </a:graphicData>
            </a:graphic>
          </wp:inline>
        </w:drawing>
      </w:r>
      <w:bookmarkEnd w:id="70"/>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71" w:name="_Toc3015"/>
      <w:r>
        <w:rPr>
          <w:rFonts w:hint="eastAsia" w:ascii="TimesNewRomanPS-BoldMT" w:hAnsi="TimesNewRomanPS-BoldMT" w:cs="TimesNewRomanPS-BoldMT"/>
          <w:b/>
          <w:bCs/>
          <w:color w:val="000000"/>
          <w:kern w:val="0"/>
          <w:sz w:val="24"/>
          <w:lang w:val="en-US" w:eastAsia="zh-CN" w:bidi="ar"/>
        </w:rPr>
        <w:t>Fig4.12 game end of victory</w:t>
      </w:r>
      <w:bookmarkEnd w:id="71"/>
    </w:p>
    <w:p>
      <w:pPr>
        <w:widowControl/>
        <w:jc w:val="center"/>
        <w:outlineLvl w:val="2"/>
        <w:rPr>
          <w:rFonts w:hint="eastAsia" w:ascii="TimesNewRomanPS-BoldMT" w:hAnsi="TimesNewRomanPS-BoldMT" w:cs="TimesNewRomanPS-BoldMT"/>
          <w:b/>
          <w:bCs/>
          <w:color w:val="000000"/>
          <w:kern w:val="0"/>
          <w:sz w:val="24"/>
          <w:lang w:val="en-US" w:eastAsia="zh-CN" w:bidi="ar"/>
        </w:rPr>
      </w:pPr>
    </w:p>
    <w:p>
      <w:pPr>
        <w:widowControl/>
        <w:jc w:val="center"/>
        <w:outlineLvl w:val="2"/>
        <w:rPr>
          <w:rFonts w:hint="default" w:ascii="TimesNewRomanPS-BoldMT" w:hAnsi="TimesNewRomanPS-BoldMT" w:cs="TimesNewRomanPS-BoldMT"/>
          <w:b/>
          <w:bCs/>
          <w:color w:val="000000"/>
          <w:kern w:val="0"/>
          <w:sz w:val="24"/>
          <w:lang w:val="en-US" w:eastAsia="zh-CN" w:bidi="ar"/>
        </w:rPr>
      </w:pPr>
      <w:bookmarkStart w:id="72" w:name="_Toc29674"/>
      <w:r>
        <w:rPr>
          <w:rFonts w:hint="default" w:ascii="TimesNewRomanPS-BoldMT" w:hAnsi="TimesNewRomanPS-BoldMT" w:cs="TimesNewRomanPS-BoldMT"/>
          <w:b/>
          <w:bCs/>
          <w:color w:val="000000"/>
          <w:kern w:val="0"/>
          <w:sz w:val="24"/>
          <w:lang w:val="en-US" w:eastAsia="zh-CN" w:bidi="ar"/>
        </w:rPr>
        <w:drawing>
          <wp:inline distT="0" distB="0" distL="114300" distR="114300">
            <wp:extent cx="3686175" cy="2295525"/>
            <wp:effectExtent l="0" t="0" r="9525" b="3175"/>
            <wp:docPr id="20" name="图片 20" descr="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nd2"/>
                    <pic:cNvPicPr>
                      <a:picLocks noChangeAspect="1"/>
                    </pic:cNvPicPr>
                  </pic:nvPicPr>
                  <pic:blipFill>
                    <a:blip r:embed="rId18"/>
                    <a:stretch>
                      <a:fillRect/>
                    </a:stretch>
                  </pic:blipFill>
                  <pic:spPr>
                    <a:xfrm>
                      <a:off x="0" y="0"/>
                      <a:ext cx="3686175" cy="2295525"/>
                    </a:xfrm>
                    <a:prstGeom prst="rect">
                      <a:avLst/>
                    </a:prstGeom>
                  </pic:spPr>
                </pic:pic>
              </a:graphicData>
            </a:graphic>
          </wp:inline>
        </w:drawing>
      </w:r>
      <w:bookmarkEnd w:id="72"/>
    </w:p>
    <w:p>
      <w:pPr>
        <w:widowControl/>
        <w:jc w:val="center"/>
        <w:outlineLvl w:val="2"/>
        <w:rPr>
          <w:rFonts w:hint="eastAsia" w:ascii="TimesNewRomanPS-BoldMT" w:hAnsi="TimesNewRomanPS-BoldMT" w:cs="TimesNewRomanPS-BoldMT"/>
          <w:b/>
          <w:bCs/>
          <w:color w:val="000000"/>
          <w:kern w:val="0"/>
          <w:sz w:val="24"/>
          <w:lang w:val="en-US" w:eastAsia="zh-CN" w:bidi="ar"/>
        </w:rPr>
      </w:pPr>
      <w:bookmarkStart w:id="73" w:name="_Toc30712"/>
      <w:r>
        <w:rPr>
          <w:rFonts w:hint="eastAsia" w:ascii="TimesNewRomanPS-BoldMT" w:hAnsi="TimesNewRomanPS-BoldMT" w:cs="TimesNewRomanPS-BoldMT"/>
          <w:b/>
          <w:bCs/>
          <w:color w:val="000000"/>
          <w:kern w:val="0"/>
          <w:sz w:val="24"/>
          <w:lang w:val="en-US" w:eastAsia="zh-CN" w:bidi="ar"/>
        </w:rPr>
        <w:t>Fig4.13 game end of failure</w:t>
      </w:r>
      <w:bookmarkEnd w:id="73"/>
    </w:p>
    <w:p>
      <w:pPr>
        <w:widowControl/>
        <w:jc w:val="center"/>
        <w:outlineLvl w:val="2"/>
        <w:rPr>
          <w:rFonts w:hint="default" w:ascii="TimesNewRomanPS-BoldMT" w:hAnsi="TimesNewRomanPS-BoldMT" w:cs="TimesNewRomanPS-BoldMT"/>
          <w:b/>
          <w:bCs/>
          <w:color w:val="000000"/>
          <w:kern w:val="0"/>
          <w:sz w:val="24"/>
          <w:lang w:val="en-US" w:eastAsia="zh-CN" w:bidi="ar"/>
        </w:rPr>
      </w:pPr>
    </w:p>
    <w:p>
      <w:pPr>
        <w:widowControl/>
        <w:spacing w:line="276" w:lineRule="auto"/>
        <w:jc w:val="left"/>
        <w:rPr>
          <w:rFonts w:hint="eastAsia" w:ascii="Arial" w:hAnsi="Arial" w:eastAsia="Arial" w:cs="Arial"/>
          <w:kern w:val="0"/>
          <w:sz w:val="24"/>
          <w:szCs w:val="24"/>
          <w:lang w:val="en-US" w:eastAsia="zh-CN"/>
        </w:rPr>
      </w:pPr>
      <w:r>
        <w:rPr>
          <w:rFonts w:hint="eastAsia" w:ascii="Arial" w:hAnsi="Arial" w:eastAsia="Arial" w:cs="Arial"/>
          <w:kern w:val="0"/>
          <w:sz w:val="24"/>
          <w:szCs w:val="24"/>
          <w:lang w:val="en-US" w:eastAsia="zh-CN"/>
        </w:rPr>
        <w:t>The scree will show some statistical data about this game, such as game length. It will not take up too long time.Then, the game will jump to main menu screen.</w:t>
      </w:r>
    </w:p>
    <w:p>
      <w:pPr>
        <w:widowControl/>
        <w:spacing w:line="276" w:lineRule="auto"/>
        <w:jc w:val="left"/>
        <w:rPr>
          <w:rFonts w:hint="default" w:ascii="Arial" w:hAnsi="Arial" w:eastAsia="Arial" w:cs="Arial"/>
          <w:kern w:val="0"/>
          <w:sz w:val="22"/>
          <w:szCs w:val="22"/>
          <w:lang w:val="en-US" w:eastAsia="zh-CN"/>
        </w:rPr>
      </w:pPr>
    </w:p>
    <w:p>
      <w:pPr>
        <w:pStyle w:val="3"/>
        <w:bidi w:val="0"/>
      </w:pPr>
      <w:bookmarkStart w:id="74" w:name="_Toc30430"/>
      <w:r>
        <w:rPr>
          <w:rFonts w:hint="eastAsia"/>
          <w:lang w:val="en-US" w:eastAsia="zh-CN"/>
        </w:rPr>
        <w:t>2</w:t>
      </w:r>
      <w:r>
        <w:t>.</w:t>
      </w:r>
      <w:r>
        <w:rPr>
          <w:rFonts w:hint="eastAsia"/>
          <w:lang w:val="en-US" w:eastAsia="zh-CN"/>
        </w:rPr>
        <w:t>4</w:t>
      </w:r>
      <w:bookmarkStart w:id="108" w:name="_GoBack"/>
      <w:bookmarkEnd w:id="108"/>
      <w:r>
        <w:t>. Replaying and Saving</w:t>
      </w:r>
      <w:bookmarkEnd w:id="74"/>
    </w:p>
    <w:p>
      <w:pPr>
        <w:widowControl/>
        <w:jc w:val="left"/>
        <w:outlineLvl w:val="2"/>
        <w:rPr>
          <w:rFonts w:ascii="TimesNewRomanPS-BoldMT" w:hAnsi="TimesNewRomanPS-BoldMT" w:eastAsia="TimesNewRomanPS-BoldMT" w:cs="TimesNewRomanPS-BoldMT"/>
          <w:b/>
          <w:bCs/>
          <w:color w:val="000000"/>
          <w:kern w:val="0"/>
          <w:sz w:val="24"/>
          <w:szCs w:val="24"/>
          <w:lang w:bidi="ar"/>
        </w:rPr>
      </w:pPr>
    </w:p>
    <w:p>
      <w:pPr>
        <w:widowControl/>
        <w:jc w:val="left"/>
        <w:outlineLvl w:val="2"/>
        <w:rPr>
          <w:rFonts w:hint="eastAsia" w:ascii="Arial" w:hAnsi="Arial" w:eastAsia="Arial" w:cs="Arial"/>
          <w:kern w:val="0"/>
          <w:sz w:val="24"/>
          <w:szCs w:val="24"/>
          <w:lang w:val="en-US" w:eastAsia="zh-CN"/>
        </w:rPr>
      </w:pPr>
      <w:bookmarkStart w:id="75" w:name="_Toc22443"/>
      <w:r>
        <w:rPr>
          <w:rFonts w:hint="eastAsia" w:ascii="Arial" w:hAnsi="Arial" w:eastAsia="Arial" w:cs="Arial"/>
          <w:kern w:val="0"/>
          <w:sz w:val="24"/>
          <w:szCs w:val="24"/>
          <w:lang w:val="en-US" w:eastAsia="zh-CN"/>
        </w:rPr>
        <w:t>The player can save the game at any time. The game save will save the information of all characters, contains the player, enemies, and buildings. If the player continue game from a game save, the program will load all from the save file. But the game will not save actions, just save status. For example, if the thrower,a kind of enemy, is shooting when saving game, the thrower need re-shooting after the program load the game save. So, the information of bullets will not be saved.</w:t>
      </w:r>
      <w:bookmarkEnd w:id="75"/>
    </w:p>
    <w:p>
      <w:pPr>
        <w:widowControl/>
        <w:spacing w:line="276" w:lineRule="auto"/>
        <w:jc w:val="left"/>
        <w:rPr>
          <w:rFonts w:hint="eastAsia" w:ascii="Arial" w:hAnsi="Arial" w:eastAsia="Arial" w:cs="Arial"/>
          <w:kern w:val="0"/>
          <w:sz w:val="22"/>
          <w:szCs w:val="22"/>
          <w:lang w:val="en-US" w:eastAsia="zh-CN"/>
        </w:rPr>
      </w:pPr>
    </w:p>
    <w:p>
      <w:pPr>
        <w:pStyle w:val="2"/>
        <w:numPr>
          <w:ilvl w:val="0"/>
          <w:numId w:val="9"/>
        </w:numPr>
        <w:bidi w:val="0"/>
        <w:rPr>
          <w:rFonts w:ascii="TimesNewRomanPS-BoldMT" w:hAnsi="TimesNewRomanPS-BoldMT" w:eastAsia="TimesNewRomanPS-BoldMT" w:cs="TimesNewRomanPS-BoldMT"/>
          <w:b/>
          <w:bCs/>
          <w:color w:val="000000"/>
          <w:kern w:val="0"/>
          <w:sz w:val="44"/>
          <w:szCs w:val="44"/>
          <w:lang w:val="en-US" w:eastAsia="zh-CN" w:bidi="ar"/>
        </w:rPr>
      </w:pPr>
      <w:bookmarkStart w:id="76" w:name="_Toc24756"/>
      <w:r>
        <w:rPr>
          <w:lang w:val="en-US" w:eastAsia="zh-CN"/>
        </w:rPr>
        <w:t>Story, Setting and Character</w:t>
      </w:r>
      <w:bookmarkEnd w:id="76"/>
      <w:r>
        <w:rPr>
          <w:lang w:val="en-US" w:eastAsia="zh-CN"/>
        </w:rPr>
        <w:t xml:space="preserve"> </w:t>
      </w:r>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bookmarkStart w:id="77" w:name="_Toc14202"/>
      <w:r>
        <w:rPr>
          <w:rFonts w:hint="eastAsia" w:ascii="Arial" w:hAnsi="Arial" w:eastAsia="Arial" w:cs="Arial"/>
          <w:kern w:val="0"/>
          <w:sz w:val="24"/>
          <w:szCs w:val="24"/>
          <w:lang w:val="en-US" w:eastAsia="zh-CN"/>
        </w:rPr>
        <w:t>The meteorite that falls from the sky brings a kind of unknown mutated creature, and the humans have to retreat to the underground tunnels. The player's base is the underground part of a subway station, and the player must hold their ground against the attack of mutated creatures</w:t>
      </w:r>
      <w:r>
        <w:rPr>
          <w:rFonts w:hint="eastAsia" w:ascii="Arial" w:hAnsi="Arial" w:eastAsia="Arial" w:cs="Arial"/>
          <w:kern w:val="0"/>
          <w:sz w:val="22"/>
          <w:szCs w:val="22"/>
          <w:lang w:val="en-US" w:eastAsia="zh-CN"/>
        </w:rPr>
        <w:t>.</w:t>
      </w:r>
      <w:bookmarkEnd w:id="77"/>
    </w:p>
    <w:p>
      <w:pPr>
        <w:widowControl/>
        <w:jc w:val="left"/>
        <w:rPr>
          <w:rFonts w:ascii="Times New Roman" w:hAnsi="Times New Roman" w:cs="Times New Roman"/>
          <w:color w:val="000000"/>
          <w:kern w:val="0"/>
          <w:szCs w:val="21"/>
          <w:lang w:bidi="ar"/>
        </w:rPr>
      </w:pPr>
    </w:p>
    <w:p>
      <w:pPr>
        <w:pStyle w:val="2"/>
        <w:numPr>
          <w:ilvl w:val="0"/>
          <w:numId w:val="0"/>
        </w:numPr>
        <w:bidi w:val="0"/>
        <w:rPr>
          <w:rFonts w:ascii="TimesNewRomanPS-BoldMT" w:hAnsi="TimesNewRomanPS-BoldMT" w:eastAsia="TimesNewRomanPS-BoldMT" w:cs="TimesNewRomanPS-BoldMT"/>
          <w:b/>
          <w:bCs/>
          <w:color w:val="000000"/>
          <w:kern w:val="0"/>
          <w:sz w:val="24"/>
          <w:lang w:val="en-US" w:eastAsia="zh-CN" w:bidi="ar"/>
        </w:rPr>
      </w:pPr>
      <w:bookmarkStart w:id="78" w:name="_Toc16627"/>
      <w:r>
        <w:rPr>
          <w:rFonts w:hint="eastAsia"/>
          <w:lang w:val="en-US" w:eastAsia="zh-CN"/>
        </w:rPr>
        <w:t>4.</w:t>
      </w:r>
      <w:r>
        <w:rPr>
          <w:lang w:val="en-US" w:eastAsia="zh-CN"/>
        </w:rPr>
        <w:t>Interface</w:t>
      </w:r>
      <w:bookmarkEnd w:id="78"/>
      <w:r>
        <w:rPr>
          <w:lang w:val="en-US" w:eastAsia="zh-CN"/>
        </w:rPr>
        <w:t xml:space="preserve"> </w:t>
      </w:r>
    </w:p>
    <w:p>
      <w:pPr>
        <w:pStyle w:val="3"/>
        <w:bidi w:val="0"/>
        <w:rPr>
          <w:rFonts w:hint="default" w:ascii="TimesNewRomanPS-BoldMT" w:hAnsi="TimesNewRomanPS-BoldMT" w:eastAsia="TimesNewRomanPS-BoldMT" w:cs="TimesNewRomanPS-BoldMT"/>
          <w:b/>
          <w:bCs/>
          <w:color w:val="000000"/>
          <w:kern w:val="0"/>
          <w:sz w:val="24"/>
          <w:lang w:val="en-US" w:eastAsia="zh-CN" w:bidi="ar"/>
        </w:rPr>
      </w:pPr>
      <w:bookmarkStart w:id="79" w:name="_Toc4316"/>
      <w:r>
        <w:rPr>
          <w:rFonts w:hint="eastAsia"/>
          <w:lang w:val="en-US" w:eastAsia="zh-CN"/>
        </w:rPr>
        <w:t>4</w:t>
      </w:r>
      <w:r>
        <w:rPr>
          <w:rFonts w:hint="default"/>
          <w:lang w:val="en-US" w:eastAsia="zh-CN"/>
        </w:rPr>
        <w:t>.1. Visual System</w:t>
      </w:r>
      <w:bookmarkEnd w:id="79"/>
      <w:r>
        <w:rPr>
          <w:rFonts w:hint="default"/>
          <w:lang w:val="en-US" w:eastAsia="zh-CN"/>
        </w:rPr>
        <w:t xml:space="preserve"> </w:t>
      </w:r>
    </w:p>
    <w:p>
      <w:pPr>
        <w:pStyle w:val="4"/>
        <w:bidi w:val="0"/>
        <w:rPr>
          <w:rFonts w:hint="eastAsia"/>
          <w:lang w:val="en-US" w:eastAsia="zh-CN"/>
        </w:rPr>
      </w:pPr>
      <w:bookmarkStart w:id="80" w:name="_Toc23320"/>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bookmarkEnd w:id="80"/>
    </w:p>
    <w:p>
      <w:pPr>
        <w:widowControl/>
        <w:numPr>
          <w:ilvl w:val="0"/>
          <w:numId w:val="0"/>
        </w:numPr>
        <w:jc w:val="center"/>
        <w:outlineLvl w:val="2"/>
        <w:rPr>
          <w:rFonts w:hint="eastAsia" w:ascii="TimesNewRomanPS-BoldMT" w:hAnsi="TimesNewRomanPS-BoldMT" w:eastAsia="TimesNewRomanPS-BoldMT" w:cs="TimesNewRomanPS-BoldMT"/>
          <w:b/>
          <w:bCs/>
          <w:color w:val="000000"/>
          <w:kern w:val="0"/>
          <w:sz w:val="24"/>
          <w:lang w:val="en-US" w:eastAsia="zh-CN" w:bidi="ar"/>
        </w:rPr>
      </w:pPr>
      <w:bookmarkStart w:id="81" w:name="_Toc4527"/>
      <w:r>
        <w:rPr>
          <w:rFonts w:hint="eastAsia" w:ascii="TimesNewRomanPS-BoldMT" w:hAnsi="TimesNewRomanPS-BoldMT" w:eastAsia="TimesNewRomanPS-BoldMT" w:cs="TimesNewRomanPS-BoldMT"/>
          <w:b/>
          <w:bCs/>
          <w:color w:val="000000"/>
          <w:kern w:val="0"/>
          <w:sz w:val="24"/>
          <w:lang w:val="en-US" w:eastAsia="zh-CN" w:bidi="ar"/>
        </w:rPr>
        <w:drawing>
          <wp:inline distT="0" distB="0" distL="114300" distR="114300">
            <wp:extent cx="5143500" cy="3057525"/>
            <wp:effectExtent l="0" t="0" r="0" b="3175"/>
            <wp:docPr id="13" name="图片 13" descr="h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ud"/>
                    <pic:cNvPicPr>
                      <a:picLocks noChangeAspect="1"/>
                    </pic:cNvPicPr>
                  </pic:nvPicPr>
                  <pic:blipFill>
                    <a:blip r:embed="rId19"/>
                    <a:stretch>
                      <a:fillRect/>
                    </a:stretch>
                  </pic:blipFill>
                  <pic:spPr>
                    <a:xfrm>
                      <a:off x="0" y="0"/>
                      <a:ext cx="5143500" cy="3057525"/>
                    </a:xfrm>
                    <a:prstGeom prst="rect">
                      <a:avLst/>
                    </a:prstGeom>
                  </pic:spPr>
                </pic:pic>
              </a:graphicData>
            </a:graphic>
          </wp:inline>
        </w:drawing>
      </w:r>
      <w:bookmarkEnd w:id="81"/>
    </w:p>
    <w:p>
      <w:pPr>
        <w:widowControl/>
        <w:numPr>
          <w:ilvl w:val="0"/>
          <w:numId w:val="0"/>
        </w:numPr>
        <w:jc w:val="center"/>
        <w:outlineLvl w:val="2"/>
        <w:rPr>
          <w:rFonts w:hint="eastAsia" w:ascii="TimesNewRomanPS-BoldMT" w:hAnsi="TimesNewRomanPS-BoldMT" w:eastAsia="TimesNewRomanPS-BoldMT" w:cs="TimesNewRomanPS-BoldMT"/>
          <w:b/>
          <w:bCs/>
          <w:color w:val="000000"/>
          <w:kern w:val="0"/>
          <w:sz w:val="24"/>
          <w:lang w:val="en-US" w:eastAsia="zh-CN" w:bidi="ar"/>
        </w:rPr>
      </w:pPr>
      <w:bookmarkStart w:id="82" w:name="_Toc9336"/>
      <w:r>
        <w:rPr>
          <w:rFonts w:hint="eastAsia" w:ascii="TimesNewRomanPS-BoldMT" w:hAnsi="TimesNewRomanPS-BoldMT" w:eastAsia="TimesNewRomanPS-BoldMT" w:cs="TimesNewRomanPS-BoldMT"/>
          <w:b/>
          <w:bCs/>
          <w:color w:val="000000"/>
          <w:kern w:val="0"/>
          <w:sz w:val="24"/>
          <w:lang w:val="en-US" w:eastAsia="zh-CN" w:bidi="ar"/>
        </w:rPr>
        <w:t>Fig 5.1 HUD</w:t>
      </w:r>
      <w:bookmarkEnd w:id="82"/>
    </w:p>
    <w:p>
      <w:pPr>
        <w:widowControl/>
        <w:numPr>
          <w:ilvl w:val="0"/>
          <w:numId w:val="0"/>
        </w:numPr>
        <w:jc w:val="center"/>
        <w:outlineLvl w:val="2"/>
        <w:rPr>
          <w:rFonts w:hint="default" w:ascii="TimesNewRomanPS-BoldMT" w:hAnsi="TimesNewRomanPS-BoldMT" w:eastAsia="TimesNewRomanPS-BoldMT" w:cs="TimesNewRomanPS-BoldMT"/>
          <w:b/>
          <w:bCs/>
          <w:color w:val="000000"/>
          <w:kern w:val="0"/>
          <w:sz w:val="24"/>
          <w:lang w:val="en-US" w:eastAsia="zh-CN" w:bidi="ar"/>
        </w:rPr>
      </w:pPr>
    </w:p>
    <w:p>
      <w:pPr>
        <w:widowControl/>
        <w:numPr>
          <w:ilvl w:val="0"/>
          <w:numId w:val="0"/>
        </w:numPr>
        <w:jc w:val="left"/>
        <w:outlineLvl w:val="2"/>
        <w:rPr>
          <w:rFonts w:hint="eastAsia" w:ascii="Arial" w:hAnsi="Arial" w:eastAsia="Arial" w:cs="Arial"/>
          <w:kern w:val="0"/>
          <w:sz w:val="24"/>
          <w:szCs w:val="24"/>
          <w:lang w:val="en-US" w:eastAsia="zh-CN"/>
        </w:rPr>
      </w:pPr>
      <w:bookmarkStart w:id="83" w:name="_Toc9504"/>
      <w:r>
        <w:rPr>
          <w:rFonts w:hint="eastAsia" w:ascii="Arial" w:hAnsi="Arial" w:eastAsia="Arial" w:cs="Arial"/>
          <w:kern w:val="0"/>
          <w:sz w:val="24"/>
          <w:szCs w:val="24"/>
          <w:lang w:val="en-US" w:eastAsia="zh-CN"/>
        </w:rPr>
        <w:t>There are two long rectangles on the left top to show health points and stamina.</w:t>
      </w:r>
      <w:bookmarkEnd w:id="83"/>
    </w:p>
    <w:p>
      <w:pPr>
        <w:widowControl/>
        <w:numPr>
          <w:ilvl w:val="0"/>
          <w:numId w:val="0"/>
        </w:numPr>
        <w:jc w:val="left"/>
        <w:outlineLvl w:val="2"/>
        <w:rPr>
          <w:rFonts w:hint="default" w:ascii="Arial" w:hAnsi="Arial" w:eastAsia="Arial" w:cs="Arial"/>
          <w:kern w:val="0"/>
          <w:sz w:val="24"/>
          <w:szCs w:val="24"/>
          <w:lang w:val="en-US" w:eastAsia="zh-CN"/>
        </w:rPr>
      </w:pPr>
      <w:bookmarkStart w:id="84" w:name="_Toc8722"/>
      <w:r>
        <w:rPr>
          <w:rFonts w:hint="eastAsia" w:ascii="Arial" w:hAnsi="Arial" w:eastAsia="Arial" w:cs="Arial"/>
          <w:kern w:val="0"/>
          <w:sz w:val="24"/>
          <w:szCs w:val="24"/>
          <w:lang w:val="en-US" w:eastAsia="zh-CN"/>
        </w:rPr>
        <w:t>On the right top, the screen will show the specific number of materials and the button of menu.</w:t>
      </w:r>
      <w:bookmarkEnd w:id="84"/>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p>
    <w:p>
      <w:pPr>
        <w:pStyle w:val="4"/>
        <w:bidi w:val="0"/>
        <w:rPr>
          <w:rFonts w:hint="default"/>
          <w:lang w:val="en-US" w:eastAsia="zh-CN"/>
        </w:rPr>
      </w:pPr>
      <w:bookmarkStart w:id="85" w:name="_Toc28844"/>
      <w:r>
        <w:rPr>
          <w:rFonts w:hint="eastAsia"/>
          <w:lang w:val="en-US" w:eastAsia="zh-CN"/>
        </w:rPr>
        <w:t>4</w:t>
      </w:r>
      <w:r>
        <w:rPr>
          <w:rFonts w:hint="default"/>
          <w:lang w:val="en-US" w:eastAsia="zh-CN"/>
        </w:rPr>
        <w:t>.1.4. Camera</w:t>
      </w:r>
      <w:bookmarkEnd w:id="85"/>
      <w:r>
        <w:rPr>
          <w:rFonts w:hint="default"/>
          <w:lang w:val="en-US" w:eastAsia="zh-CN"/>
        </w:rPr>
        <w:t xml:space="preserve"> </w:t>
      </w:r>
    </w:p>
    <w:p>
      <w:pPr>
        <w:widowControl/>
        <w:numPr>
          <w:ilvl w:val="0"/>
          <w:numId w:val="0"/>
        </w:numPr>
        <w:jc w:val="left"/>
        <w:outlineLvl w:val="2"/>
        <w:rPr>
          <w:rFonts w:hint="default" w:ascii="Arial" w:hAnsi="Arial" w:eastAsia="Arial" w:cs="Arial"/>
          <w:kern w:val="0"/>
          <w:sz w:val="24"/>
          <w:szCs w:val="24"/>
          <w:lang w:val="en-US" w:eastAsia="zh-CN"/>
        </w:rPr>
      </w:pPr>
      <w:bookmarkStart w:id="86" w:name="_Toc11776"/>
      <w:r>
        <w:rPr>
          <w:rFonts w:hint="eastAsia" w:ascii="Arial" w:hAnsi="Arial" w:eastAsia="Arial" w:cs="Arial"/>
          <w:kern w:val="0"/>
          <w:sz w:val="24"/>
          <w:szCs w:val="24"/>
          <w:lang w:val="en-US" w:eastAsia="zh-CN"/>
        </w:rPr>
        <w:t>The camera will focus on the player. And it moves with the player.</w:t>
      </w:r>
      <w:bookmarkEnd w:id="86"/>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r>
        <w:rPr>
          <w:rFonts w:hint="default" w:ascii="TimesNewRomanPS-BoldMT" w:hAnsi="TimesNewRomanPS-BoldMT" w:eastAsia="TimesNewRomanPS-BoldMT" w:cs="TimesNewRomanPS-BoldMT"/>
          <w:b/>
          <w:bCs/>
          <w:color w:val="000000"/>
          <w:kern w:val="0"/>
          <w:sz w:val="24"/>
          <w:lang w:val="en-US" w:eastAsia="zh-CN" w:bidi="ar"/>
        </w:rPr>
        <w:t xml:space="preserve"> </w:t>
      </w:r>
    </w:p>
    <w:p>
      <w:pPr>
        <w:pStyle w:val="3"/>
        <w:bidi w:val="0"/>
        <w:rPr>
          <w:rFonts w:hint="default"/>
          <w:lang w:val="en-US" w:eastAsia="zh-CN"/>
        </w:rPr>
      </w:pPr>
      <w:bookmarkStart w:id="87" w:name="_Toc20047"/>
      <w:r>
        <w:rPr>
          <w:rFonts w:hint="eastAsia"/>
          <w:lang w:val="en-US" w:eastAsia="zh-CN"/>
        </w:rPr>
        <w:t>4</w:t>
      </w:r>
      <w:r>
        <w:rPr>
          <w:rFonts w:hint="default"/>
          <w:lang w:val="en-US" w:eastAsia="zh-CN"/>
        </w:rPr>
        <w:t>.2. Control System</w:t>
      </w:r>
      <w:bookmarkEnd w:id="87"/>
      <w:r>
        <w:rPr>
          <w:rFonts w:hint="default"/>
          <w:lang w:val="en-US" w:eastAsia="zh-CN"/>
        </w:rPr>
        <w:t xml:space="preserve"> </w:t>
      </w:r>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p>
    <w:p>
      <w:pPr>
        <w:widowControl/>
        <w:numPr>
          <w:ilvl w:val="0"/>
          <w:numId w:val="0"/>
        </w:numPr>
        <w:jc w:val="left"/>
        <w:outlineLvl w:val="2"/>
        <w:rPr>
          <w:rFonts w:hint="eastAsia" w:ascii="Arial" w:hAnsi="Arial" w:eastAsia="Arial" w:cs="Arial"/>
          <w:kern w:val="0"/>
          <w:sz w:val="24"/>
          <w:szCs w:val="24"/>
          <w:lang w:val="en-US" w:eastAsia="zh-CN"/>
        </w:rPr>
      </w:pPr>
      <w:bookmarkStart w:id="88" w:name="_Toc10603"/>
      <w:r>
        <w:rPr>
          <w:rFonts w:hint="eastAsia" w:ascii="Arial" w:hAnsi="Arial" w:eastAsia="Arial" w:cs="Arial"/>
          <w:kern w:val="0"/>
          <w:sz w:val="24"/>
          <w:szCs w:val="24"/>
          <w:lang w:val="en-US" w:eastAsia="zh-CN"/>
        </w:rPr>
        <w:t xml:space="preserve">The player use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A</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and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D</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to control the character</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s movement. Clicking the left mouse button to shoot bullets. The player using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E</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to interact with buildings. If the player want to open the menu, he should click the menu button or click </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Esc</w:t>
      </w:r>
      <w:r>
        <w:rPr>
          <w:rFonts w:hint="default" w:ascii="Arial" w:hAnsi="Arial" w:eastAsia="Arial" w:cs="Arial"/>
          <w:kern w:val="0"/>
          <w:sz w:val="24"/>
          <w:szCs w:val="24"/>
          <w:lang w:val="en-US" w:eastAsia="zh-CN"/>
        </w:rPr>
        <w:t>’</w:t>
      </w:r>
      <w:r>
        <w:rPr>
          <w:rFonts w:hint="eastAsia" w:ascii="Arial" w:hAnsi="Arial" w:eastAsia="Arial" w:cs="Arial"/>
          <w:kern w:val="0"/>
          <w:sz w:val="24"/>
          <w:szCs w:val="24"/>
          <w:lang w:val="en-US" w:eastAsia="zh-CN"/>
        </w:rPr>
        <w:t xml:space="preserve"> button on keyboard.</w:t>
      </w:r>
      <w:bookmarkEnd w:id="88"/>
      <w:r>
        <w:rPr>
          <w:rFonts w:hint="eastAsia" w:ascii="Arial" w:hAnsi="Arial" w:eastAsia="Arial" w:cs="Arial"/>
          <w:kern w:val="0"/>
          <w:sz w:val="24"/>
          <w:szCs w:val="24"/>
          <w:lang w:val="en-US" w:eastAsia="zh-CN"/>
        </w:rPr>
        <w:t xml:space="preserve"> </w:t>
      </w:r>
    </w:p>
    <w:p>
      <w:pPr>
        <w:widowControl/>
        <w:numPr>
          <w:ilvl w:val="0"/>
          <w:numId w:val="0"/>
        </w:numPr>
        <w:jc w:val="left"/>
        <w:outlineLvl w:val="2"/>
        <w:rPr>
          <w:rFonts w:ascii="TimesNewRomanPS-BoldMT" w:hAnsi="TimesNewRomanPS-BoldMT" w:eastAsia="TimesNewRomanPS-BoldMT" w:cs="TimesNewRomanPS-BoldMT"/>
          <w:b/>
          <w:bCs/>
          <w:color w:val="000000"/>
          <w:kern w:val="0"/>
          <w:sz w:val="24"/>
          <w:lang w:val="en-US" w:eastAsia="zh-CN" w:bidi="ar"/>
        </w:rPr>
      </w:pPr>
      <w:r>
        <w:rPr>
          <w:rFonts w:hint="default" w:ascii="TimesNewRomanPS-BoldMT" w:hAnsi="TimesNewRomanPS-BoldMT" w:eastAsia="TimesNewRomanPS-BoldMT" w:cs="TimesNewRomanPS-BoldMT"/>
          <w:b/>
          <w:bCs/>
          <w:color w:val="000000"/>
          <w:kern w:val="0"/>
          <w:sz w:val="24"/>
          <w:lang w:val="en-US" w:eastAsia="zh-CN" w:bidi="ar"/>
        </w:rPr>
        <w:t xml:space="preserve"> </w:t>
      </w:r>
    </w:p>
    <w:p>
      <w:pPr>
        <w:pStyle w:val="3"/>
        <w:bidi w:val="0"/>
        <w:rPr>
          <w:rFonts w:hint="default"/>
          <w:lang w:val="en-US" w:eastAsia="zh-CN"/>
        </w:rPr>
      </w:pPr>
      <w:bookmarkStart w:id="89" w:name="_Toc21800"/>
      <w:r>
        <w:rPr>
          <w:rFonts w:hint="eastAsia"/>
          <w:lang w:val="en-US" w:eastAsia="zh-CN"/>
        </w:rPr>
        <w:t>4</w:t>
      </w:r>
      <w:r>
        <w:rPr>
          <w:rFonts w:hint="default"/>
          <w:lang w:val="en-US" w:eastAsia="zh-CN"/>
        </w:rPr>
        <w:t>.3. Audio</w:t>
      </w:r>
      <w:bookmarkEnd w:id="89"/>
    </w:p>
    <w:p>
      <w:pPr>
        <w:keepNext w:val="0"/>
        <w:keepLines w:val="0"/>
        <w:pageBreakBefore w:val="0"/>
        <w:widowControl/>
        <w:suppressLineNumbers w:val="0"/>
        <w:kinsoku/>
        <w:wordWrap/>
        <w:overflowPunct/>
        <w:topLinePunct w:val="0"/>
        <w:autoSpaceDE/>
        <w:autoSpaceDN/>
        <w:bidi w:val="0"/>
        <w:adjustRightInd/>
        <w:snapToGrid/>
        <w:spacing w:before="313" w:beforeLines="100" w:after="157" w:afterLines="50" w:line="240" w:lineRule="auto"/>
        <w:jc w:val="left"/>
        <w:textAlignment w:val="auto"/>
        <w:rPr>
          <w:rFonts w:hint="default"/>
          <w:sz w:val="24"/>
          <w:szCs w:val="24"/>
          <w:lang w:val="en-US" w:eastAsia="zh-CN"/>
        </w:rPr>
      </w:pPr>
      <w:r>
        <w:rPr>
          <w:rFonts w:hint="eastAsia" w:ascii="Arial" w:hAnsi="Arial" w:cs="Arial"/>
          <w:color w:val="000000"/>
          <w:kern w:val="0"/>
          <w:sz w:val="24"/>
          <w:szCs w:val="24"/>
          <w:lang w:val="en-US" w:eastAsia="zh-CN" w:bidi="ar"/>
        </w:rPr>
        <w:t>I</w:t>
      </w:r>
      <w:r>
        <w:rPr>
          <w:rFonts w:hint="eastAsia" w:ascii="Arial" w:hAnsi="Arial" w:eastAsia="Arial" w:cs="Arial"/>
          <w:kern w:val="0"/>
          <w:sz w:val="24"/>
          <w:szCs w:val="24"/>
          <w:lang w:val="en-US" w:eastAsia="zh-CN"/>
        </w:rPr>
        <w:t xml:space="preserve"> will download free audio from internet libraries.</w:t>
      </w:r>
    </w:p>
    <w:p>
      <w:pPr>
        <w:widowControl/>
        <w:numPr>
          <w:ilvl w:val="0"/>
          <w:numId w:val="0"/>
        </w:numPr>
        <w:jc w:val="left"/>
        <w:outlineLvl w:val="2"/>
        <w:rPr>
          <w:rFonts w:ascii="TimesNewRomanPS-BoldMT" w:hAnsi="TimesNewRomanPS-BoldMT" w:eastAsia="TimesNewRomanPS-BoldMT" w:cs="TimesNewRomanPS-BoldMT"/>
          <w:b/>
          <w:bCs/>
          <w:color w:val="000000"/>
          <w:kern w:val="0"/>
          <w:sz w:val="32"/>
          <w:szCs w:val="32"/>
          <w:lang w:val="en-US" w:eastAsia="zh-CN" w:bidi="ar"/>
        </w:rPr>
      </w:pPr>
      <w:r>
        <w:rPr>
          <w:rFonts w:hint="default" w:ascii="TimesNewRomanPS-BoldMT" w:hAnsi="TimesNewRomanPS-BoldMT" w:eastAsia="TimesNewRomanPS-BoldMT" w:cs="TimesNewRomanPS-BoldMT"/>
          <w:b/>
          <w:bCs/>
          <w:color w:val="000000"/>
          <w:kern w:val="0"/>
          <w:sz w:val="32"/>
          <w:szCs w:val="32"/>
          <w:lang w:val="en-US" w:eastAsia="zh-CN" w:bidi="ar"/>
        </w:rPr>
        <w:t xml:space="preserve"> </w:t>
      </w:r>
    </w:p>
    <w:p>
      <w:pPr>
        <w:pStyle w:val="3"/>
        <w:bidi w:val="0"/>
        <w:rPr>
          <w:rFonts w:hint="default"/>
          <w:lang w:val="en-US" w:eastAsia="zh-CN"/>
        </w:rPr>
      </w:pPr>
      <w:bookmarkStart w:id="90" w:name="_Toc1841"/>
      <w:r>
        <w:rPr>
          <w:rFonts w:hint="eastAsia"/>
          <w:lang w:val="en-US" w:eastAsia="zh-CN"/>
        </w:rPr>
        <w:t>4</w:t>
      </w:r>
      <w:r>
        <w:rPr>
          <w:rFonts w:hint="default"/>
          <w:lang w:val="en-US" w:eastAsia="zh-CN"/>
        </w:rPr>
        <w:t>.</w:t>
      </w:r>
      <w:r>
        <w:rPr>
          <w:rFonts w:hint="eastAsia"/>
          <w:lang w:val="en-US" w:eastAsia="zh-CN"/>
        </w:rPr>
        <w:t>4</w:t>
      </w:r>
      <w:r>
        <w:rPr>
          <w:rFonts w:hint="default"/>
          <w:lang w:val="en-US" w:eastAsia="zh-CN"/>
        </w:rPr>
        <w:t>. Help System</w:t>
      </w:r>
      <w:bookmarkEnd w:id="90"/>
    </w:p>
    <w:p>
      <w:pPr>
        <w:widowControl/>
        <w:numPr>
          <w:ilvl w:val="0"/>
          <w:numId w:val="0"/>
        </w:numPr>
        <w:jc w:val="left"/>
        <w:outlineLvl w:val="2"/>
        <w:rPr>
          <w:rFonts w:hint="default" w:ascii="TimesNewRomanPS-BoldMT" w:hAnsi="TimesNewRomanPS-BoldMT" w:eastAsia="TimesNewRomanPS-BoldMT" w:cs="TimesNewRomanPS-BoldMT"/>
          <w:b/>
          <w:bCs/>
          <w:color w:val="000000"/>
          <w:kern w:val="0"/>
          <w:sz w:val="24"/>
          <w:lang w:val="en-US" w:eastAsia="zh-CN" w:bidi="ar"/>
        </w:rPr>
      </w:pPr>
    </w:p>
    <w:p>
      <w:pPr>
        <w:widowControl/>
        <w:numPr>
          <w:ilvl w:val="0"/>
          <w:numId w:val="0"/>
        </w:numPr>
        <w:jc w:val="left"/>
        <w:outlineLvl w:val="2"/>
        <w:rPr>
          <w:rFonts w:hint="eastAsia" w:ascii="Arial" w:hAnsi="Arial" w:eastAsia="Arial" w:cs="Arial"/>
          <w:kern w:val="0"/>
          <w:sz w:val="24"/>
          <w:szCs w:val="24"/>
          <w:lang w:val="en-US" w:eastAsia="zh-CN"/>
        </w:rPr>
      </w:pPr>
      <w:bookmarkStart w:id="91" w:name="_Toc19465"/>
      <w:r>
        <w:rPr>
          <w:rFonts w:hint="eastAsia" w:ascii="Arial" w:hAnsi="Arial" w:eastAsia="Arial" w:cs="Arial"/>
          <w:kern w:val="0"/>
          <w:sz w:val="24"/>
          <w:szCs w:val="24"/>
          <w:lang w:val="en-US" w:eastAsia="zh-CN"/>
        </w:rPr>
        <w:t>If the player enters a specific part of the game, the game will provide a short text notification in the upper right corner, such as a large number of enemies are coming. At the same time, some ICONS will also be displayed in the upper right corner to remind the player.</w:t>
      </w:r>
      <w:bookmarkEnd w:id="91"/>
    </w:p>
    <w:p>
      <w:pPr>
        <w:widowControl/>
        <w:jc w:val="left"/>
        <w:rPr>
          <w:rFonts w:ascii="Times New Roman" w:hAnsi="Times New Roman" w:cs="Times New Roman"/>
          <w:color w:val="000000"/>
          <w:kern w:val="0"/>
          <w:szCs w:val="21"/>
          <w:lang w:bidi="ar"/>
        </w:rPr>
      </w:pPr>
    </w:p>
    <w:p>
      <w:pPr>
        <w:pStyle w:val="2"/>
        <w:numPr>
          <w:ilvl w:val="0"/>
          <w:numId w:val="0"/>
        </w:numPr>
        <w:bidi w:val="0"/>
      </w:pPr>
      <w:bookmarkStart w:id="92" w:name="_Toc15513"/>
      <w:r>
        <w:rPr>
          <w:rFonts w:hint="eastAsia"/>
          <w:lang w:val="en-US" w:eastAsia="zh-CN"/>
        </w:rPr>
        <w:t xml:space="preserve">5. </w:t>
      </w:r>
      <w:r>
        <w:rPr>
          <w:rFonts w:hint="eastAsia"/>
        </w:rPr>
        <w:t>Technical</w:t>
      </w:r>
      <w:bookmarkEnd w:id="92"/>
      <w:r>
        <w:rPr>
          <w:rFonts w:hint="eastAsia"/>
        </w:rP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p>
    <w:p>
      <w:pPr>
        <w:pStyle w:val="3"/>
        <w:bidi w:val="0"/>
      </w:pPr>
      <w:bookmarkStart w:id="93" w:name="_Toc32213"/>
      <w:r>
        <w:rPr>
          <w:rFonts w:hint="eastAsia"/>
          <w:lang w:val="en-US" w:eastAsia="zh-CN"/>
        </w:rPr>
        <w:t>5</w:t>
      </w:r>
      <w:r>
        <w:t>.1. Target Hardware</w:t>
      </w:r>
      <w:bookmarkEnd w:id="93"/>
      <w: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p>
    <w:p>
      <w:r>
        <w:t>MINIMUM: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OS:</w:t>
            </w:r>
          </w:p>
        </w:tc>
        <w:tc>
          <w:tcPr>
            <w:tcW w:w="4261" w:type="dxa"/>
          </w:tcPr>
          <w:p>
            <w:pPr>
              <w:rPr>
                <w:sz w:val="24"/>
                <w:szCs w:val="24"/>
              </w:rPr>
            </w:pPr>
            <w:r>
              <w:rPr>
                <w:sz w:val="24"/>
                <w:szCs w:val="24"/>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Processor:</w:t>
            </w:r>
          </w:p>
        </w:tc>
        <w:tc>
          <w:tcPr>
            <w:tcW w:w="4261" w:type="dxa"/>
          </w:tcPr>
          <w:p>
            <w:pPr>
              <w:rPr>
                <w:sz w:val="24"/>
                <w:szCs w:val="24"/>
              </w:rPr>
            </w:pPr>
            <w:r>
              <w:rPr>
                <w:sz w:val="24"/>
                <w:szCs w:val="24"/>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 xml:space="preserve">Memory: </w:t>
            </w:r>
          </w:p>
        </w:tc>
        <w:tc>
          <w:tcPr>
            <w:tcW w:w="4261" w:type="dxa"/>
          </w:tcPr>
          <w:p>
            <w:pPr>
              <w:rPr>
                <w:sz w:val="24"/>
                <w:szCs w:val="24"/>
              </w:rPr>
            </w:pPr>
            <w:r>
              <w:rPr>
                <w:sz w:val="24"/>
                <w:szCs w:val="24"/>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Graphics:</w:t>
            </w:r>
          </w:p>
        </w:tc>
        <w:tc>
          <w:tcPr>
            <w:tcW w:w="4261" w:type="dxa"/>
          </w:tcPr>
          <w:p>
            <w:pPr>
              <w:rPr>
                <w:sz w:val="24"/>
                <w:szCs w:val="24"/>
              </w:rPr>
            </w:pPr>
            <w:r>
              <w:rPr>
                <w:sz w:val="24"/>
                <w:szCs w:val="24"/>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Storage:</w:t>
            </w:r>
          </w:p>
        </w:tc>
        <w:tc>
          <w:tcPr>
            <w:tcW w:w="4261" w:type="dxa"/>
          </w:tcPr>
          <w:p>
            <w:pPr>
              <w:rPr>
                <w:sz w:val="24"/>
                <w:szCs w:val="24"/>
              </w:rPr>
            </w:pPr>
            <w:r>
              <w:rPr>
                <w:sz w:val="24"/>
                <w:szCs w:val="24"/>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Additional Notes:</w:t>
            </w:r>
          </w:p>
        </w:tc>
        <w:tc>
          <w:tcPr>
            <w:tcW w:w="4261" w:type="dxa"/>
          </w:tcPr>
          <w:p>
            <w:pPr>
              <w:rPr>
                <w:sz w:val="24"/>
                <w:szCs w:val="24"/>
              </w:rPr>
            </w:pPr>
            <w:r>
              <w:rPr>
                <w:sz w:val="24"/>
                <w:szCs w:val="24"/>
              </w:rPr>
              <w:t xml:space="preserve">The game can likely run on lower rated hardware, but </w:t>
            </w:r>
            <w:r>
              <w:rPr>
                <w:rFonts w:hint="eastAsia"/>
                <w:sz w:val="24"/>
                <w:szCs w:val="24"/>
              </w:rPr>
              <w:t>I</w:t>
            </w:r>
            <w:r>
              <w:rPr>
                <w:sz w:val="24"/>
                <w:szCs w:val="24"/>
              </w:rPr>
              <w:t xml:space="preserve"> can't guarantee the performance or provide support.</w:t>
            </w:r>
          </w:p>
        </w:tc>
      </w:tr>
    </w:tbl>
    <w:p/>
    <w:p>
      <w:r>
        <w:t xml:space="preserve"> </w:t>
      </w:r>
    </w:p>
    <w:p>
      <w:r>
        <w:t xml:space="preserve"> </w:t>
      </w:r>
    </w:p>
    <w:p/>
    <w:p/>
    <w:p>
      <w:pPr>
        <w:pStyle w:val="3"/>
        <w:bidi w:val="0"/>
        <w:rPr>
          <w:rFonts w:ascii="TimesNewRomanPS-BoldMT" w:hAnsi="TimesNewRomanPS-BoldMT" w:eastAsia="TimesNewRomanPS-BoldMT" w:cs="TimesNewRomanPS-BoldMT"/>
          <w:b/>
          <w:bCs/>
          <w:color w:val="000000"/>
          <w:kern w:val="0"/>
          <w:sz w:val="24"/>
          <w:lang w:bidi="ar"/>
        </w:rPr>
      </w:pPr>
      <w:bookmarkStart w:id="94" w:name="_Toc20681"/>
      <w:r>
        <w:rPr>
          <w:rFonts w:hint="eastAsia"/>
          <w:lang w:val="en-US" w:eastAsia="zh-CN"/>
        </w:rPr>
        <w:t>5</w:t>
      </w:r>
      <w:r>
        <w:t>.2. Development hardware and software</w:t>
      </w:r>
      <w:bookmarkEnd w:id="94"/>
      <w:r>
        <w:t xml:space="preserve"> </w:t>
      </w:r>
    </w:p>
    <w:p>
      <w:pPr>
        <w:pStyle w:val="4"/>
        <w:bidi w:val="0"/>
        <w:rPr>
          <w:rFonts w:hint="eastAsia"/>
        </w:rPr>
      </w:pPr>
      <w:bookmarkStart w:id="95" w:name="_Toc26020"/>
      <w:r>
        <w:rPr>
          <w:rFonts w:hint="eastAsia"/>
          <w:lang w:val="en-US" w:eastAsia="zh-CN"/>
        </w:rPr>
        <w:t>5</w:t>
      </w:r>
      <w:r>
        <w:rPr>
          <w:rFonts w:hint="eastAsia"/>
        </w:rPr>
        <w:t>.2.1 Hardware</w:t>
      </w:r>
      <w:bookmarkEnd w:id="95"/>
    </w:p>
    <w:p>
      <w:pPr>
        <w:widowControl/>
        <w:jc w:val="left"/>
        <w:outlineLvl w:val="2"/>
        <w:rPr>
          <w:rFonts w:hint="eastAsia" w:ascii="TimesNewRomanPS-BoldMT" w:hAnsi="TimesNewRomanPS-BoldMT" w:eastAsia="TimesNewRomanPS-BoldMT" w:cs="TimesNewRomanPS-BoldMT"/>
          <w:b/>
          <w:bCs/>
          <w:color w:val="000000"/>
          <w:kern w:val="0"/>
          <w:sz w:val="24"/>
          <w:lang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OS:</w:t>
            </w:r>
          </w:p>
        </w:tc>
        <w:tc>
          <w:tcPr>
            <w:tcW w:w="4261" w:type="dxa"/>
          </w:tcPr>
          <w:p>
            <w:pPr>
              <w:rPr>
                <w:sz w:val="24"/>
                <w:szCs w:val="24"/>
              </w:rPr>
            </w:pPr>
            <w:r>
              <w:rPr>
                <w:sz w:val="24"/>
                <w:szCs w:val="24"/>
              </w:rPr>
              <w:t xml:space="preserve">Windows </w:t>
            </w:r>
            <w:r>
              <w:rPr>
                <w:rFonts w:hint="eastAsia"/>
                <w:sz w:val="24"/>
                <w:szCs w:val="24"/>
              </w:rPr>
              <w:t>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Processor:</w:t>
            </w:r>
          </w:p>
        </w:tc>
        <w:tc>
          <w:tcPr>
            <w:tcW w:w="4261" w:type="dxa"/>
          </w:tcPr>
          <w:p>
            <w:pPr>
              <w:rPr>
                <w:sz w:val="24"/>
                <w:szCs w:val="24"/>
              </w:rPr>
            </w:pPr>
            <w:r>
              <w:rPr>
                <w:rFonts w:hint="eastAsia"/>
                <w:sz w:val="24"/>
                <w:szCs w:val="24"/>
              </w:rPr>
              <w:t>13th Gen Intel(R) Core</w:t>
            </w:r>
            <w:r>
              <w:rPr>
                <w:sz w:val="24"/>
                <w:szCs w:val="24"/>
              </w:rPr>
              <w:t xml:space="preserve"> </w:t>
            </w:r>
            <w:r>
              <w:rPr>
                <w:rFonts w:hint="eastAsia"/>
                <w:sz w:val="24"/>
                <w:szCs w:val="24"/>
              </w:rPr>
              <w:t>(TM)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 xml:space="preserve">Memory: </w:t>
            </w:r>
          </w:p>
        </w:tc>
        <w:tc>
          <w:tcPr>
            <w:tcW w:w="4261" w:type="dxa"/>
          </w:tcPr>
          <w:p>
            <w:pPr>
              <w:rPr>
                <w:sz w:val="24"/>
                <w:szCs w:val="24"/>
              </w:rPr>
            </w:pPr>
            <w:r>
              <w:rPr>
                <w:rFonts w:hint="eastAsia"/>
                <w:sz w:val="24"/>
                <w:szCs w:val="24"/>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Graphics:</w:t>
            </w:r>
          </w:p>
        </w:tc>
        <w:tc>
          <w:tcPr>
            <w:tcW w:w="4261" w:type="dxa"/>
          </w:tcPr>
          <w:p>
            <w:pPr>
              <w:rPr>
                <w:sz w:val="24"/>
                <w:szCs w:val="24"/>
              </w:rPr>
            </w:pPr>
            <w:r>
              <w:rPr>
                <w:sz w:val="24"/>
                <w:szCs w:val="24"/>
              </w:rPr>
              <w:t xml:space="preserve">Nvida </w:t>
            </w:r>
            <w:r>
              <w:rPr>
                <w:rFonts w:hint="eastAsia"/>
                <w:sz w:val="24"/>
                <w:szCs w:val="24"/>
              </w:rPr>
              <w:t>R</w:t>
            </w:r>
            <w:r>
              <w:rPr>
                <w:sz w:val="24"/>
                <w:szCs w:val="24"/>
              </w:rPr>
              <w:t xml:space="preserve">TX </w:t>
            </w:r>
            <w:r>
              <w:rPr>
                <w:rFonts w:hint="eastAsia"/>
                <w:sz w:val="24"/>
                <w:szCs w:val="24"/>
              </w:rPr>
              <w:t>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sz w:val="24"/>
                <w:szCs w:val="24"/>
              </w:rPr>
              <w:t>Storage:</w:t>
            </w:r>
          </w:p>
        </w:tc>
        <w:tc>
          <w:tcPr>
            <w:tcW w:w="4261" w:type="dxa"/>
          </w:tcPr>
          <w:p>
            <w:pPr>
              <w:rPr>
                <w:sz w:val="24"/>
                <w:szCs w:val="24"/>
              </w:rPr>
            </w:pPr>
            <w:r>
              <w:rPr>
                <w:rFonts w:hint="eastAsia"/>
                <w:sz w:val="24"/>
                <w:szCs w:val="24"/>
              </w:rPr>
              <w:t>1</w:t>
            </w:r>
            <w:r>
              <w:rPr>
                <w:sz w:val="24"/>
                <w:szCs w:val="24"/>
              </w:rPr>
              <w:t xml:space="preserve"> </w:t>
            </w:r>
            <w:r>
              <w:rPr>
                <w:rFonts w:hint="eastAsia"/>
                <w:sz w:val="24"/>
                <w:szCs w:val="24"/>
              </w:rPr>
              <w:t>T</w:t>
            </w:r>
            <w:r>
              <w:rPr>
                <w:sz w:val="24"/>
                <w:szCs w:val="24"/>
              </w:rPr>
              <w:t>B available space</w:t>
            </w:r>
          </w:p>
        </w:tc>
      </w:tr>
    </w:tbl>
    <w:p>
      <w:pPr>
        <w:widowControl/>
        <w:jc w:val="left"/>
        <w:outlineLvl w:val="2"/>
        <w:rPr>
          <w:rFonts w:ascii="TimesNewRomanPS-BoldMT" w:hAnsi="TimesNewRomanPS-BoldMT" w:eastAsia="TimesNewRomanPS-BoldMT" w:cs="TimesNewRomanPS-BoldMT"/>
          <w:b/>
          <w:bCs/>
          <w:color w:val="000000"/>
          <w:kern w:val="0"/>
          <w:sz w:val="24"/>
          <w:lang w:bidi="ar"/>
        </w:rPr>
      </w:pPr>
    </w:p>
    <w:p>
      <w:pPr>
        <w:pStyle w:val="4"/>
        <w:bidi w:val="0"/>
        <w:rPr>
          <w:rFonts w:hint="eastAsia"/>
        </w:rPr>
      </w:pPr>
      <w:bookmarkStart w:id="96" w:name="_Toc18657"/>
      <w:r>
        <w:rPr>
          <w:rFonts w:hint="eastAsia"/>
          <w:lang w:val="en-US" w:eastAsia="zh-CN"/>
        </w:rPr>
        <w:t>5</w:t>
      </w:r>
      <w:r>
        <w:rPr>
          <w:rFonts w:hint="eastAsia"/>
        </w:rPr>
        <w:t>.2.2 Software</w:t>
      </w:r>
      <w:bookmarkEnd w:id="96"/>
    </w:p>
    <w:p>
      <w:pPr>
        <w:widowControl/>
        <w:jc w:val="left"/>
        <w:outlineLvl w:val="2"/>
        <w:rPr>
          <w:rFonts w:hint="eastAsia" w:ascii="TimesNewRomanPS-BoldMT" w:hAnsi="TimesNewRomanPS-BoldMT" w:eastAsia="TimesNewRomanPS-BoldMT" w:cs="TimesNewRomanPS-BoldMT"/>
          <w:b/>
          <w:bCs/>
          <w:color w:val="000000"/>
          <w:kern w:val="0"/>
          <w:sz w:val="24"/>
          <w:lang w:bidi="ar"/>
        </w:rPr>
      </w:pPr>
    </w:p>
    <w:p>
      <w:pPr>
        <w:rPr>
          <w:rFonts w:ascii="Arial" w:hAnsi="Arial" w:cs="Arial"/>
          <w:sz w:val="24"/>
          <w:szCs w:val="24"/>
        </w:rPr>
      </w:pPr>
      <w:r>
        <w:rPr>
          <w:rFonts w:hint="eastAsia"/>
          <w:sz w:val="24"/>
          <w:szCs w:val="24"/>
        </w:rPr>
        <w:t xml:space="preserve">Godot v4.12 </w:t>
      </w:r>
      <w:r>
        <w:rPr>
          <w:rFonts w:ascii="Arial" w:hAnsi="Arial" w:cs="Arial"/>
          <w:sz w:val="24"/>
          <w:szCs w:val="24"/>
        </w:rPr>
        <w:t>is the latest official version when I started developing the prototype</w:t>
      </w:r>
      <w:r>
        <w:rPr>
          <w:rFonts w:hint="eastAsia" w:ascii="Arial" w:hAnsi="Arial" w:cs="Arial"/>
          <w:sz w:val="24"/>
          <w:szCs w:val="24"/>
        </w:rPr>
        <w:t>.</w:t>
      </w:r>
    </w:p>
    <w:p>
      <w:pPr>
        <w:rPr>
          <w:rFonts w:hint="eastAsia" w:ascii="Arial" w:hAnsi="Arial" w:cs="Arial"/>
          <w:sz w:val="24"/>
          <w:szCs w:val="24"/>
        </w:rPr>
      </w:pPr>
      <w:r>
        <w:rPr>
          <w:rFonts w:hint="eastAsia" w:ascii="Arial" w:hAnsi="Arial" w:cs="Arial"/>
          <w:sz w:val="24"/>
          <w:szCs w:val="24"/>
        </w:rPr>
        <w:t>Git,Microsoft Visual Studio,etc.</w:t>
      </w:r>
    </w:p>
    <w:p>
      <w:pPr>
        <w:rPr>
          <w:rFonts w:hint="eastAsia" w:ascii="Arial" w:hAnsi="Arial" w:cs="Arial"/>
        </w:rPr>
      </w:pPr>
    </w:p>
    <w:p>
      <w:pPr>
        <w:pStyle w:val="3"/>
        <w:bidi w:val="0"/>
      </w:pPr>
      <w:bookmarkStart w:id="97" w:name="_Toc6385"/>
      <w:r>
        <w:rPr>
          <w:rFonts w:hint="eastAsia"/>
          <w:lang w:val="en-US" w:eastAsia="zh-CN"/>
        </w:rPr>
        <w:t>5</w:t>
      </w:r>
      <w:r>
        <w:t>.</w:t>
      </w:r>
      <w:r>
        <w:rPr>
          <w:rFonts w:hint="eastAsia"/>
        </w:rPr>
        <w:t>3</w:t>
      </w:r>
      <w:r>
        <w:t>. Game Engine</w:t>
      </w:r>
      <w:bookmarkEnd w:id="97"/>
      <w:r>
        <w:t xml:space="preserve"> </w:t>
      </w:r>
    </w:p>
    <w:p>
      <w:pPr>
        <w:widowControl/>
        <w:jc w:val="left"/>
        <w:outlineLvl w:val="1"/>
        <w:rPr>
          <w:rFonts w:ascii="TimesNewRomanPS-BoldMT" w:hAnsi="TimesNewRomanPS-BoldMT" w:eastAsia="TimesNewRomanPS-BoldMT" w:cs="TimesNewRomanPS-BoldMT"/>
          <w:b/>
          <w:bCs/>
          <w:color w:val="000000"/>
          <w:kern w:val="0"/>
          <w:sz w:val="24"/>
          <w:szCs w:val="24"/>
          <w:lang w:bidi="ar"/>
        </w:rPr>
      </w:pPr>
    </w:p>
    <w:p>
      <w:pPr>
        <w:rPr>
          <w:sz w:val="24"/>
          <w:szCs w:val="24"/>
        </w:rPr>
      </w:pPr>
      <w:r>
        <w:rPr>
          <w:rFonts w:hint="eastAsia"/>
          <w:b/>
          <w:bCs/>
          <w:sz w:val="24"/>
          <w:szCs w:val="24"/>
        </w:rPr>
        <w:t>Godot</w:t>
      </w:r>
      <w:r>
        <w:rPr>
          <w:rFonts w:hint="eastAsia"/>
          <w:sz w:val="24"/>
          <w:szCs w:val="24"/>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sz w:val="24"/>
          <w:szCs w:val="24"/>
        </w:rPr>
      </w:pPr>
      <w:r>
        <w:rPr>
          <w:sz w:val="24"/>
          <w:szCs w:val="24"/>
        </w:rPr>
        <w:t>Godot allows video game developers to create 3D and 2D games using multiple programming languages, such as</w:t>
      </w:r>
      <w:r>
        <w:rPr>
          <w:rFonts w:hint="eastAsia"/>
          <w:sz w:val="24"/>
          <w:szCs w:val="24"/>
        </w:rPr>
        <w:t xml:space="preserve"> </w:t>
      </w:r>
      <w:r>
        <w:rPr>
          <w:sz w:val="24"/>
          <w:szCs w:val="24"/>
        </w:rPr>
        <w:t>C#</w:t>
      </w:r>
      <w:r>
        <w:rPr>
          <w:rFonts w:hint="eastAsia"/>
          <w:sz w:val="24"/>
          <w:szCs w:val="24"/>
        </w:rPr>
        <w:t>,</w:t>
      </w:r>
      <w:r>
        <w:rPr>
          <w:sz w:val="24"/>
          <w:szCs w:val="24"/>
        </w:rPr>
        <w:t xml:space="preserve"> </w:t>
      </w:r>
      <w:r>
        <w:rPr>
          <w:rFonts w:hint="eastAsia"/>
          <w:sz w:val="24"/>
          <w:szCs w:val="24"/>
        </w:rPr>
        <w:t>C++,</w:t>
      </w:r>
      <w:r>
        <w:rPr>
          <w:sz w:val="24"/>
          <w:szCs w:val="24"/>
        </w:rPr>
        <w:t xml:space="preserve"> </w:t>
      </w:r>
      <w:r>
        <w:rPr>
          <w:rFonts w:hint="eastAsia"/>
          <w:sz w:val="24"/>
          <w:szCs w:val="24"/>
        </w:rPr>
        <w:t>GDscript</w:t>
      </w:r>
      <w:r>
        <w:rPr>
          <w:sz w:val="24"/>
          <w:szCs w:val="24"/>
        </w:rPr>
        <w:t>.[3]</w:t>
      </w:r>
    </w:p>
    <w:p/>
    <w:p>
      <w:pPr>
        <w:pStyle w:val="3"/>
        <w:bidi w:val="0"/>
      </w:pPr>
      <w:bookmarkStart w:id="98" w:name="_Toc24031"/>
      <w:r>
        <w:rPr>
          <w:rFonts w:hint="eastAsia"/>
          <w:lang w:val="en-US" w:eastAsia="zh-CN"/>
        </w:rPr>
        <w:t>5</w:t>
      </w:r>
      <w:r>
        <w:t>.</w:t>
      </w:r>
      <w:r>
        <w:rPr>
          <w:rFonts w:hint="eastAsia"/>
          <w:lang w:val="en-US" w:eastAsia="zh-CN"/>
        </w:rPr>
        <w:t>4</w:t>
      </w:r>
      <w:r>
        <w:t>. Scripting Language</w:t>
      </w:r>
      <w:bookmarkEnd w:id="98"/>
      <w:r>
        <w:t xml:space="preserve"> </w:t>
      </w:r>
    </w:p>
    <w:p>
      <w:pPr>
        <w:widowControl/>
        <w:jc w:val="left"/>
        <w:outlineLvl w:val="1"/>
        <w:rPr>
          <w:rFonts w:ascii="TimesNewRomanPS-BoldMT" w:hAnsi="TimesNewRomanPS-BoldMT" w:eastAsia="TimesNewRomanPS-BoldMT" w:cs="TimesNewRomanPS-BoldMT"/>
          <w:b/>
          <w:bCs/>
          <w:color w:val="000000"/>
          <w:kern w:val="0"/>
          <w:sz w:val="24"/>
          <w:lang w:bidi="ar"/>
        </w:rPr>
      </w:pPr>
    </w:p>
    <w:p>
      <w:pPr>
        <w:widowControl/>
        <w:jc w:val="left"/>
        <w:outlineLvl w:val="2"/>
        <w:rPr>
          <w:sz w:val="24"/>
          <w:szCs w:val="24"/>
        </w:rPr>
      </w:pPr>
      <w:bookmarkStart w:id="99" w:name="_Toc18536"/>
      <w:r>
        <w:rPr>
          <w:sz w:val="24"/>
          <w:szCs w:val="24"/>
        </w:rPr>
        <w:t xml:space="preserve">The scripting language that will be used for this project is </w:t>
      </w:r>
      <w:r>
        <w:rPr>
          <w:rFonts w:hint="eastAsia"/>
          <w:sz w:val="24"/>
          <w:szCs w:val="24"/>
        </w:rPr>
        <w:t>C</w:t>
      </w:r>
      <w:r>
        <w:rPr>
          <w:sz w:val="24"/>
          <w:szCs w:val="24"/>
        </w:rPr>
        <w:t>#. Because it is one of the main languages of choice for scripting in the Godot game engine.</w:t>
      </w:r>
      <w:bookmarkEnd w:id="99"/>
    </w:p>
    <w:p>
      <w:pPr>
        <w:widowControl/>
        <w:jc w:val="left"/>
        <w:outlineLvl w:val="2"/>
      </w:pPr>
    </w:p>
    <w:p>
      <w:pPr>
        <w:pStyle w:val="2"/>
        <w:numPr>
          <w:ilvl w:val="0"/>
          <w:numId w:val="10"/>
        </w:numPr>
        <w:bidi w:val="0"/>
        <w:rPr>
          <w:rFonts w:hint="eastAsia"/>
        </w:rPr>
      </w:pPr>
      <w:bookmarkStart w:id="100" w:name="_Toc4798"/>
      <w:r>
        <w:rPr>
          <w:rFonts w:hint="eastAsia"/>
        </w:rPr>
        <w:t>Project Management</w:t>
      </w:r>
      <w:bookmarkEnd w:id="100"/>
    </w:p>
    <w:p>
      <w:pPr>
        <w:widowControl/>
        <w:numPr>
          <w:ilvl w:val="0"/>
          <w:numId w:val="0"/>
        </w:numPr>
        <w:jc w:val="left"/>
        <w:outlineLvl w:val="0"/>
        <w:rPr>
          <w:rFonts w:hint="eastAsia" w:ascii="TimesNewRomanPS-BoldMT" w:hAnsi="TimesNewRomanPS-BoldMT" w:eastAsia="TimesNewRomanPS-BoldMT" w:cs="TimesNewRomanPS-BoldMT"/>
          <w:b/>
          <w:bCs/>
          <w:color w:val="000000"/>
          <w:kern w:val="0"/>
          <w:sz w:val="24"/>
          <w:lang w:bidi="ar"/>
        </w:rPr>
      </w:pPr>
    </w:p>
    <w:p>
      <w:pPr>
        <w:pStyle w:val="3"/>
        <w:bidi w:val="0"/>
        <w:rPr>
          <w:rFonts w:hint="eastAsia"/>
        </w:rPr>
      </w:pPr>
      <w:bookmarkStart w:id="101" w:name="_Toc13335"/>
      <w:r>
        <w:rPr>
          <w:rFonts w:hint="eastAsia"/>
          <w:lang w:val="en-US" w:eastAsia="zh-CN"/>
        </w:rPr>
        <w:t>6</w:t>
      </w:r>
      <w:r>
        <w:rPr>
          <w:rFonts w:hint="eastAsia"/>
        </w:rPr>
        <w:t>.1. Project Methodology</w:t>
      </w:r>
      <w:bookmarkEnd w:id="101"/>
      <w:r>
        <w:rPr>
          <w:rFonts w:hint="eastAsia"/>
        </w:rPr>
        <w:t xml:space="preserve"> </w:t>
      </w:r>
    </w:p>
    <w:p>
      <w:pPr>
        <w:outlineLvl w:val="1"/>
        <w:rPr>
          <w:rFonts w:hint="eastAsia"/>
        </w:rPr>
      </w:pPr>
    </w:p>
    <w:p>
      <w:pPr>
        <w:rPr>
          <w:sz w:val="24"/>
          <w:szCs w:val="24"/>
        </w:rPr>
      </w:pPr>
      <w:r>
        <w:rPr>
          <w:rFonts w:hint="eastAsia"/>
          <w:sz w:val="24"/>
          <w:szCs w:val="24"/>
        </w:rPr>
        <w:t>In this game development project, I chose to adopt an agile development method. Agile methodologies are known for their high adaptability to rapid change and uncertainty and are well suited to meet the ever-changing needs and challenges of game development. In contrast to the waterfall model, agile development divides the development process into shorter iterative increments. At the end of each iteration, a final usable product is produced. If requirements change, the method can be developed in the next iteration cycle.</w:t>
      </w:r>
    </w:p>
    <w:p>
      <w:pPr>
        <w:jc w:val="center"/>
        <w:rPr>
          <w:rFonts w:ascii="宋体" w:hAnsi="宋体"/>
          <w:kern w:val="0"/>
          <w:sz w:val="24"/>
          <w:lang w:bidi="ar"/>
        </w:rPr>
      </w:pPr>
      <w:r>
        <w:rPr>
          <w:rFonts w:ascii="宋体" w:hAnsi="宋体"/>
          <w:kern w:val="0"/>
          <w:sz w:val="24"/>
          <w:lang w:bidi="ar"/>
        </w:rPr>
        <w:fldChar w:fldCharType="begin"/>
      </w:r>
      <w:r>
        <w:rPr>
          <w:rFonts w:ascii="宋体" w:hAnsi="宋体"/>
          <w:kern w:val="0"/>
          <w:sz w:val="24"/>
          <w:lang w:bidi="ar"/>
        </w:rPr>
        <w:instrText xml:space="preserve">INCLUDEPICTURE \d "C:\\Users\\20100\\AppData\\Roaming\\Tencent\\Users\\3051778755\\QQ\\WinTemp\\RichOle\\1)99I])QQX)HLNXV%`I~MFU.png" \* MERGEFORMATINET </w:instrText>
      </w:r>
      <w:r>
        <w:rPr>
          <w:rFonts w:ascii="宋体" w:hAnsi="宋体"/>
          <w:kern w:val="0"/>
          <w:sz w:val="24"/>
          <w:lang w:bidi="ar"/>
        </w:rPr>
        <w:fldChar w:fldCharType="separate"/>
      </w:r>
      <w:r>
        <w:rPr>
          <w:rFonts w:ascii="宋体" w:hAnsi="宋体"/>
          <w:kern w:val="0"/>
          <w:sz w:val="24"/>
          <w:lang w:bidi="ar"/>
        </w:rPr>
        <w:drawing>
          <wp:inline distT="0" distB="0" distL="114300" distR="114300">
            <wp:extent cx="4580255" cy="3126740"/>
            <wp:effectExtent l="0" t="0" r="4445"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0"/>
                    <a:stretch>
                      <a:fillRect/>
                    </a:stretch>
                  </pic:blipFill>
                  <pic:spPr>
                    <a:xfrm>
                      <a:off x="0" y="0"/>
                      <a:ext cx="4580255" cy="3126740"/>
                    </a:xfrm>
                    <a:prstGeom prst="rect">
                      <a:avLst/>
                    </a:prstGeom>
                    <a:noFill/>
                    <a:ln>
                      <a:noFill/>
                    </a:ln>
                  </pic:spPr>
                </pic:pic>
              </a:graphicData>
            </a:graphic>
          </wp:inline>
        </w:drawing>
      </w:r>
      <w:r>
        <w:rPr>
          <w:rFonts w:ascii="宋体" w:hAnsi="宋体"/>
          <w:kern w:val="0"/>
          <w:sz w:val="24"/>
          <w:lang w:bidi="ar"/>
        </w:rPr>
        <w:fldChar w:fldCharType="end"/>
      </w:r>
    </w:p>
    <w:p>
      <w:pPr>
        <w:jc w:val="center"/>
        <w:rPr>
          <w:rFonts w:hint="eastAsia" w:ascii="宋体" w:hAnsi="宋体"/>
          <w:kern w:val="0"/>
          <w:sz w:val="24"/>
          <w:lang w:val="en-US" w:eastAsia="zh-CN" w:bidi="ar"/>
        </w:rPr>
      </w:pPr>
      <w:r>
        <w:rPr>
          <w:rFonts w:hint="eastAsia" w:ascii="宋体" w:hAnsi="宋体"/>
          <w:kern w:val="0"/>
          <w:sz w:val="24"/>
          <w:lang w:val="en-US" w:eastAsia="zh-CN" w:bidi="ar"/>
        </w:rPr>
        <w:t>Fig 6.1 agile development</w:t>
      </w: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jc w:val="center"/>
        <w:rPr>
          <w:rFonts w:hint="eastAsia" w:ascii="宋体" w:hAnsi="宋体"/>
          <w:kern w:val="0"/>
          <w:sz w:val="24"/>
          <w:lang w:val="en-US" w:eastAsia="zh-CN" w:bidi="ar"/>
        </w:rPr>
      </w:pPr>
    </w:p>
    <w:p>
      <w:pPr>
        <w:pStyle w:val="3"/>
        <w:bidi w:val="0"/>
        <w:rPr>
          <w:rFonts w:hint="eastAsia"/>
        </w:rPr>
      </w:pPr>
      <w:bookmarkStart w:id="102" w:name="_Toc13420"/>
      <w:r>
        <w:rPr>
          <w:rFonts w:hint="eastAsia"/>
          <w:lang w:val="en-US" w:eastAsia="zh-CN"/>
        </w:rPr>
        <w:t>6</w:t>
      </w:r>
      <w:r>
        <w:rPr>
          <w:rFonts w:hint="eastAsia"/>
        </w:rPr>
        <w:t>.2. Detailed Schedule</w:t>
      </w:r>
      <w:bookmarkEnd w:id="102"/>
    </w:p>
    <w:p>
      <w:pPr>
        <w:outlineLvl w:val="1"/>
        <w:rPr>
          <w:rFonts w:ascii="TimesNewRomanPS-BoldMT" w:hAnsi="TimesNewRomanPS-BoldMT" w:eastAsia="TimesNewRomanPS-BoldMT" w:cs="TimesNewRomanPS-BoldMT"/>
          <w:b/>
          <w:bCs/>
          <w:color w:val="000000"/>
          <w:kern w:val="0"/>
          <w:sz w:val="24"/>
          <w:lang w:bidi="ar"/>
        </w:rPr>
      </w:pPr>
    </w:p>
    <w:tbl>
      <w:tblPr>
        <w:tblStyle w:val="12"/>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189"/>
        <w:gridCol w:w="2858"/>
        <w:gridCol w:w="2110"/>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p>
        </w:tc>
        <w:tc>
          <w:tcPr>
            <w:tcW w:w="1189" w:type="dxa"/>
          </w:tcPr>
          <w:p>
            <w:pPr>
              <w:widowControl/>
              <w:jc w:val="left"/>
              <w:rPr>
                <w:rFonts w:cs="Calibri"/>
                <w:color w:val="000000"/>
                <w:kern w:val="0"/>
                <w:sz w:val="24"/>
                <w:lang w:bidi="ar"/>
              </w:rPr>
            </w:pPr>
            <w:r>
              <w:rPr>
                <w:rFonts w:hint="eastAsia" w:cs="Calibri"/>
                <w:color w:val="000000"/>
                <w:kern w:val="0"/>
                <w:sz w:val="24"/>
                <w:lang w:bidi="ar"/>
              </w:rPr>
              <w:t>date</w:t>
            </w:r>
          </w:p>
        </w:tc>
        <w:tc>
          <w:tcPr>
            <w:tcW w:w="2858" w:type="dxa"/>
          </w:tcPr>
          <w:p>
            <w:pPr>
              <w:widowControl/>
              <w:jc w:val="left"/>
              <w:rPr>
                <w:rFonts w:cs="Calibri"/>
                <w:color w:val="000000"/>
                <w:kern w:val="0"/>
                <w:sz w:val="24"/>
                <w:lang w:bidi="ar"/>
              </w:rPr>
            </w:pPr>
            <w:r>
              <w:rPr>
                <w:rFonts w:hint="eastAsia" w:cs="Calibri"/>
                <w:color w:val="000000"/>
                <w:kern w:val="0"/>
                <w:sz w:val="24"/>
                <w:lang w:bidi="ar"/>
              </w:rPr>
              <w:t>Sprint(2 weeks)</w:t>
            </w:r>
          </w:p>
        </w:tc>
        <w:tc>
          <w:tcPr>
            <w:tcW w:w="2110" w:type="dxa"/>
          </w:tcPr>
          <w:p>
            <w:pPr>
              <w:widowControl/>
              <w:jc w:val="left"/>
              <w:rPr>
                <w:rFonts w:cs="Calibri"/>
                <w:color w:val="000000"/>
                <w:kern w:val="0"/>
                <w:sz w:val="24"/>
                <w:lang w:bidi="ar"/>
              </w:rPr>
            </w:pPr>
            <w:r>
              <w:rPr>
                <w:rFonts w:hint="eastAsia" w:cs="Calibri"/>
                <w:color w:val="000000"/>
                <w:kern w:val="0"/>
                <w:sz w:val="24"/>
                <w:lang w:bidi="ar"/>
              </w:rPr>
              <w:t>Goals</w:t>
            </w:r>
          </w:p>
        </w:tc>
        <w:tc>
          <w:tcPr>
            <w:tcW w:w="2683" w:type="dxa"/>
          </w:tcPr>
          <w:p>
            <w:pPr>
              <w:widowControl/>
              <w:jc w:val="left"/>
              <w:rPr>
                <w:rFonts w:cs="Calibri"/>
                <w:color w:val="000000"/>
                <w:kern w:val="0"/>
                <w:sz w:val="24"/>
                <w:lang w:bidi="ar"/>
              </w:rPr>
            </w:pPr>
            <w:r>
              <w:rPr>
                <w:rFonts w:hint="eastAsia" w:cs="Calibri"/>
                <w:color w:val="000000"/>
                <w:kern w:val="0"/>
                <w:sz w:val="24"/>
                <w:lang w:bidi="ar"/>
              </w:rPr>
              <w:t>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1</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2024.1.22</w:t>
            </w:r>
          </w:p>
        </w:tc>
        <w:tc>
          <w:tcPr>
            <w:tcW w:w="2858" w:type="dxa"/>
          </w:tcPr>
          <w:p>
            <w:pPr>
              <w:widowControl/>
              <w:jc w:val="left"/>
              <w:rPr>
                <w:rFonts w:cs="Calibri"/>
                <w:color w:val="000000"/>
                <w:kern w:val="0"/>
                <w:sz w:val="24"/>
                <w:lang w:bidi="ar"/>
              </w:rPr>
            </w:pPr>
            <w:r>
              <w:rPr>
                <w:rFonts w:hint="eastAsia" w:cs="Calibri"/>
                <w:color w:val="000000"/>
                <w:kern w:val="0"/>
                <w:sz w:val="24"/>
                <w:lang w:bidi="ar"/>
              </w:rPr>
              <w:t>Prototype development and basic framework</w:t>
            </w:r>
          </w:p>
        </w:tc>
        <w:tc>
          <w:tcPr>
            <w:tcW w:w="2110" w:type="dxa"/>
          </w:tcPr>
          <w:p>
            <w:pPr>
              <w:widowControl/>
              <w:jc w:val="left"/>
              <w:rPr>
                <w:rFonts w:cs="Calibri"/>
                <w:color w:val="000000"/>
                <w:kern w:val="0"/>
                <w:sz w:val="24"/>
                <w:lang w:bidi="ar"/>
              </w:rPr>
            </w:pPr>
            <w:r>
              <w:rPr>
                <w:rFonts w:cs="Calibri"/>
                <w:color w:val="000000"/>
                <w:kern w:val="0"/>
                <w:sz w:val="24"/>
                <w:lang w:bidi="ar"/>
              </w:rPr>
              <w:t>Establish the basic framework and prototype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Develop the most basic game mechanics and a simple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2</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2024.2.5</w:t>
            </w:r>
          </w:p>
        </w:tc>
        <w:tc>
          <w:tcPr>
            <w:tcW w:w="2858" w:type="dxa"/>
          </w:tcPr>
          <w:p>
            <w:pPr>
              <w:widowControl/>
              <w:jc w:val="left"/>
              <w:rPr>
                <w:rFonts w:cs="Calibri"/>
                <w:color w:val="000000"/>
                <w:kern w:val="0"/>
                <w:sz w:val="24"/>
                <w:lang w:bidi="ar"/>
              </w:rPr>
            </w:pPr>
            <w:r>
              <w:rPr>
                <w:rFonts w:hint="eastAsia" w:cs="Calibri"/>
                <w:color w:val="000000"/>
                <w:kern w:val="0"/>
                <w:sz w:val="24"/>
                <w:lang w:bidi="ar"/>
              </w:rPr>
              <w:t>Core Game Gameplay Development</w:t>
            </w:r>
          </w:p>
        </w:tc>
        <w:tc>
          <w:tcPr>
            <w:tcW w:w="2110" w:type="dxa"/>
          </w:tcPr>
          <w:p>
            <w:pPr>
              <w:widowControl/>
              <w:jc w:val="left"/>
              <w:rPr>
                <w:rFonts w:cs="Calibri"/>
                <w:color w:val="000000"/>
                <w:kern w:val="0"/>
                <w:sz w:val="24"/>
                <w:lang w:bidi="ar"/>
              </w:rPr>
            </w:pPr>
            <w:r>
              <w:rPr>
                <w:rFonts w:hint="eastAsia" w:cs="Calibri"/>
                <w:color w:val="000000"/>
                <w:kern w:val="0"/>
                <w:sz w:val="24"/>
                <w:lang w:bidi="ar"/>
              </w:rPr>
              <w:t>To achieve the core gameplay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 xml:space="preserve"> Encode the main game features, such as motion control and basic interaction.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3</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2024.2.19</w:t>
            </w:r>
          </w:p>
        </w:tc>
        <w:tc>
          <w:tcPr>
            <w:tcW w:w="2858" w:type="dxa"/>
          </w:tcPr>
          <w:p>
            <w:pPr>
              <w:widowControl/>
              <w:jc w:val="left"/>
              <w:rPr>
                <w:rFonts w:cs="Calibri"/>
                <w:color w:val="000000"/>
                <w:kern w:val="0"/>
                <w:sz w:val="24"/>
                <w:lang w:bidi="ar"/>
              </w:rPr>
            </w:pPr>
            <w:r>
              <w:rPr>
                <w:rFonts w:hint="eastAsia" w:cs="Calibri"/>
                <w:color w:val="000000"/>
                <w:kern w:val="0"/>
                <w:sz w:val="24"/>
                <w:lang w:bidi="ar"/>
              </w:rPr>
              <w:t>Map Design and Development</w:t>
            </w:r>
          </w:p>
        </w:tc>
        <w:tc>
          <w:tcPr>
            <w:tcW w:w="2110" w:type="dxa"/>
          </w:tcPr>
          <w:p>
            <w:pPr>
              <w:widowControl/>
              <w:jc w:val="left"/>
              <w:rPr>
                <w:rFonts w:cs="Calibri"/>
                <w:color w:val="000000"/>
                <w:kern w:val="0"/>
                <w:sz w:val="24"/>
                <w:lang w:bidi="ar"/>
              </w:rPr>
            </w:pPr>
            <w:r>
              <w:rPr>
                <w:rFonts w:hint="eastAsia" w:cs="Calibri"/>
                <w:color w:val="000000"/>
                <w:kern w:val="0"/>
                <w:sz w:val="24"/>
                <w:lang w:bidi="ar"/>
              </w:rPr>
              <w:t>Design and implement preliminary game map.</w:t>
            </w:r>
          </w:p>
        </w:tc>
        <w:tc>
          <w:tcPr>
            <w:tcW w:w="2683" w:type="dxa"/>
          </w:tcPr>
          <w:p>
            <w:pPr>
              <w:widowControl/>
              <w:jc w:val="left"/>
              <w:rPr>
                <w:rFonts w:cs="Calibri"/>
                <w:color w:val="000000"/>
                <w:kern w:val="0"/>
                <w:sz w:val="24"/>
                <w:lang w:bidi="ar"/>
              </w:rPr>
            </w:pPr>
            <w:r>
              <w:rPr>
                <w:rFonts w:hint="eastAsia" w:cs="Calibri"/>
                <w:color w:val="000000"/>
                <w:kern w:val="0"/>
                <w:sz w:val="24"/>
                <w:lang w:bidi="ar"/>
              </w:rPr>
              <w:t>Create map of the game and integrate them into the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4</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2024.3.4</w:t>
            </w:r>
          </w:p>
        </w:tc>
        <w:tc>
          <w:tcPr>
            <w:tcW w:w="2858" w:type="dxa"/>
          </w:tcPr>
          <w:p>
            <w:pPr>
              <w:widowControl/>
              <w:jc w:val="left"/>
              <w:rPr>
                <w:rFonts w:cs="Calibri"/>
                <w:color w:val="000000"/>
                <w:kern w:val="0"/>
                <w:sz w:val="24"/>
                <w:lang w:bidi="ar"/>
              </w:rPr>
            </w:pPr>
            <w:r>
              <w:rPr>
                <w:rFonts w:hint="eastAsia" w:cs="Calibri"/>
                <w:color w:val="000000"/>
                <w:kern w:val="0"/>
                <w:sz w:val="24"/>
                <w:lang w:bidi="ar"/>
              </w:rPr>
              <w:t>Advanced features and interactivity</w:t>
            </w:r>
          </w:p>
        </w:tc>
        <w:tc>
          <w:tcPr>
            <w:tcW w:w="2110" w:type="dxa"/>
          </w:tcPr>
          <w:p>
            <w:pPr>
              <w:widowControl/>
              <w:jc w:val="left"/>
              <w:rPr>
                <w:rFonts w:cs="Calibri"/>
                <w:color w:val="000000"/>
                <w:kern w:val="0"/>
                <w:sz w:val="24"/>
                <w:lang w:bidi="ar"/>
              </w:rPr>
            </w:pPr>
            <w:r>
              <w:rPr>
                <w:rFonts w:hint="eastAsia" w:cs="Calibri"/>
                <w:color w:val="000000"/>
                <w:kern w:val="0"/>
                <w:sz w:val="24"/>
                <w:lang w:bidi="ar"/>
              </w:rPr>
              <w:t xml:space="preserve"> Add advanced gaming features and interactivity.</w:t>
            </w:r>
          </w:p>
        </w:tc>
        <w:tc>
          <w:tcPr>
            <w:tcW w:w="2683" w:type="dxa"/>
          </w:tcPr>
          <w:p>
            <w:pPr>
              <w:widowControl/>
              <w:jc w:val="left"/>
              <w:rPr>
                <w:rFonts w:cs="Calibri"/>
                <w:color w:val="000000"/>
                <w:kern w:val="0"/>
                <w:sz w:val="24"/>
                <w:lang w:bidi="ar"/>
              </w:rPr>
            </w:pPr>
            <w:r>
              <w:rPr>
                <w:rFonts w:hint="eastAsia" w:cs="Calibri"/>
                <w:color w:val="000000"/>
                <w:kern w:val="0"/>
                <w:sz w:val="24"/>
                <w:lang w:bidi="ar"/>
              </w:rPr>
              <w:t>Implement special effects, complex game logic,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5</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2024.3.18</w:t>
            </w:r>
          </w:p>
        </w:tc>
        <w:tc>
          <w:tcPr>
            <w:tcW w:w="2858" w:type="dxa"/>
          </w:tcPr>
          <w:p>
            <w:pPr>
              <w:widowControl/>
              <w:jc w:val="left"/>
              <w:rPr>
                <w:rFonts w:cs="Calibri"/>
                <w:color w:val="000000"/>
                <w:kern w:val="0"/>
                <w:sz w:val="24"/>
                <w:lang w:bidi="ar"/>
              </w:rPr>
            </w:pPr>
            <w:r>
              <w:rPr>
                <w:rFonts w:hint="eastAsia" w:cs="Calibri"/>
                <w:color w:val="000000"/>
                <w:kern w:val="0"/>
                <w:sz w:val="24"/>
                <w:lang w:bidi="ar"/>
              </w:rPr>
              <w:t>Testing and Optimization</w:t>
            </w:r>
          </w:p>
        </w:tc>
        <w:tc>
          <w:tcPr>
            <w:tcW w:w="2110" w:type="dxa"/>
          </w:tcPr>
          <w:p>
            <w:pPr>
              <w:widowControl/>
              <w:jc w:val="left"/>
              <w:rPr>
                <w:rFonts w:cs="Calibri"/>
                <w:color w:val="000000"/>
                <w:kern w:val="0"/>
                <w:sz w:val="24"/>
                <w:lang w:bidi="ar"/>
              </w:rPr>
            </w:pPr>
            <w:r>
              <w:rPr>
                <w:rFonts w:hint="eastAsia" w:cs="Calibri"/>
                <w:color w:val="000000"/>
                <w:kern w:val="0"/>
                <w:sz w:val="24"/>
                <w:lang w:bidi="ar"/>
              </w:rPr>
              <w:t>To test the game and resolve any issues discovered</w:t>
            </w:r>
          </w:p>
        </w:tc>
        <w:tc>
          <w:tcPr>
            <w:tcW w:w="2683" w:type="dxa"/>
          </w:tcPr>
          <w:p>
            <w:pPr>
              <w:widowControl/>
              <w:jc w:val="left"/>
              <w:rPr>
                <w:rFonts w:cs="Calibri"/>
                <w:color w:val="000000"/>
                <w:kern w:val="0"/>
                <w:sz w:val="24"/>
                <w:lang w:bidi="ar"/>
              </w:rPr>
            </w:pPr>
            <w:r>
              <w:rPr>
                <w:rFonts w:hint="eastAsia" w:cs="Calibri"/>
                <w:color w:val="000000"/>
                <w:kern w:val="0"/>
                <w:sz w:val="24"/>
                <w:lang w:bidi="ar"/>
              </w:rPr>
              <w:t xml:space="preserve"> Conduct system testing, optimize performance, and improve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 w:type="dxa"/>
          </w:tcPr>
          <w:p>
            <w:pPr>
              <w:widowControl/>
              <w:jc w:val="left"/>
              <w:rPr>
                <w:rFonts w:cs="Calibri"/>
                <w:color w:val="000000"/>
                <w:kern w:val="0"/>
                <w:sz w:val="24"/>
                <w:lang w:bidi="ar"/>
              </w:rPr>
            </w:pPr>
            <w:r>
              <w:rPr>
                <w:rFonts w:hint="eastAsia" w:cs="Calibri"/>
                <w:color w:val="000000"/>
                <w:kern w:val="0"/>
                <w:sz w:val="24"/>
                <w:lang w:bidi="ar"/>
              </w:rPr>
              <w:t>6</w:t>
            </w:r>
          </w:p>
        </w:tc>
        <w:tc>
          <w:tcPr>
            <w:tcW w:w="1189" w:type="dxa"/>
          </w:tcPr>
          <w:p>
            <w:pPr>
              <w:widowControl/>
              <w:jc w:val="left"/>
              <w:rPr>
                <w:rFonts w:cs="Calibri"/>
                <w:color w:val="000000"/>
                <w:kern w:val="0"/>
                <w:sz w:val="24"/>
                <w:lang w:bidi="ar"/>
              </w:rPr>
            </w:pPr>
            <w:r>
              <w:rPr>
                <w:rFonts w:hint="eastAsia" w:cs="Calibri"/>
                <w:color w:val="000000"/>
                <w:kern w:val="0"/>
                <w:sz w:val="24"/>
                <w:lang w:bidi="ar"/>
              </w:rPr>
              <w:t>2024.4.1</w:t>
            </w:r>
          </w:p>
        </w:tc>
        <w:tc>
          <w:tcPr>
            <w:tcW w:w="2858" w:type="dxa"/>
          </w:tcPr>
          <w:p>
            <w:pPr>
              <w:widowControl/>
              <w:jc w:val="left"/>
              <w:rPr>
                <w:rFonts w:cs="Calibri"/>
                <w:color w:val="000000"/>
                <w:kern w:val="0"/>
                <w:sz w:val="24"/>
                <w:lang w:bidi="ar"/>
              </w:rPr>
            </w:pPr>
            <w:r>
              <w:rPr>
                <w:rFonts w:hint="eastAsia" w:cs="Calibri"/>
                <w:color w:val="000000"/>
                <w:kern w:val="0"/>
                <w:sz w:val="24"/>
                <w:lang w:bidi="ar"/>
              </w:rPr>
              <w:t>Preparing for Beta Release</w:t>
            </w:r>
          </w:p>
        </w:tc>
        <w:tc>
          <w:tcPr>
            <w:tcW w:w="2110" w:type="dxa"/>
          </w:tcPr>
          <w:p>
            <w:pPr>
              <w:widowControl/>
              <w:jc w:val="left"/>
              <w:rPr>
                <w:rFonts w:cs="Calibri"/>
                <w:color w:val="000000"/>
                <w:kern w:val="0"/>
                <w:sz w:val="24"/>
                <w:lang w:bidi="ar"/>
              </w:rPr>
            </w:pPr>
            <w:r>
              <w:rPr>
                <w:rFonts w:hint="eastAsia" w:cs="Calibri"/>
                <w:color w:val="000000"/>
                <w:kern w:val="0"/>
                <w:sz w:val="24"/>
                <w:lang w:bidi="ar"/>
              </w:rPr>
              <w:t>Prepare for the beta version of the game.</w:t>
            </w:r>
          </w:p>
        </w:tc>
        <w:tc>
          <w:tcPr>
            <w:tcW w:w="2683" w:type="dxa"/>
          </w:tcPr>
          <w:p>
            <w:pPr>
              <w:widowControl/>
              <w:jc w:val="left"/>
              <w:rPr>
                <w:rFonts w:cs="Calibri"/>
                <w:color w:val="000000"/>
                <w:kern w:val="0"/>
                <w:sz w:val="24"/>
                <w:lang w:bidi="ar"/>
              </w:rPr>
            </w:pPr>
            <w:r>
              <w:rPr>
                <w:rFonts w:hint="eastAsia" w:cs="Calibri"/>
                <w:color w:val="000000"/>
                <w:kern w:val="0"/>
                <w:sz w:val="24"/>
                <w:lang w:bidi="ar"/>
              </w:rPr>
              <w:t>Make final adjustments and optimizations</w:t>
            </w:r>
          </w:p>
        </w:tc>
      </w:tr>
    </w:tbl>
    <w:p>
      <w:pPr>
        <w:outlineLvl w:val="1"/>
        <w:rPr>
          <w:rFonts w:ascii="TimesNewRomanPS-BoldMT" w:hAnsi="TimesNewRomanPS-BoldMT" w:eastAsia="TimesNewRomanPS-BoldMT" w:cs="TimesNewRomanPS-BoldMT"/>
          <w:b/>
          <w:bCs/>
          <w:color w:val="000000"/>
          <w:kern w:val="0"/>
          <w:sz w:val="24"/>
          <w:lang w:bidi="ar"/>
        </w:rPr>
      </w:pPr>
    </w:p>
    <w:p>
      <w:pPr>
        <w:pStyle w:val="3"/>
        <w:bidi w:val="0"/>
        <w:rPr>
          <w:rFonts w:hint="eastAsia"/>
        </w:rPr>
      </w:pPr>
      <w:bookmarkStart w:id="103" w:name="_Toc5631"/>
      <w:r>
        <w:rPr>
          <w:rFonts w:hint="eastAsia"/>
          <w:lang w:val="en-US" w:eastAsia="zh-CN"/>
        </w:rPr>
        <w:t>6</w:t>
      </w:r>
      <w:r>
        <w:rPr>
          <w:rFonts w:hint="eastAsia"/>
        </w:rPr>
        <w:t>.3. Version control</w:t>
      </w:r>
      <w:bookmarkEnd w:id="103"/>
      <w:r>
        <w:rPr>
          <w:rFonts w:hint="eastAsia"/>
        </w:rPr>
        <w:t xml:space="preserve"> </w:t>
      </w:r>
    </w:p>
    <w:p>
      <w:pPr>
        <w:outlineLvl w:val="1"/>
        <w:rPr>
          <w:rFonts w:hint="eastAsia"/>
        </w:rPr>
      </w:pPr>
    </w:p>
    <w:p>
      <w:pPr>
        <w:rPr>
          <w:sz w:val="24"/>
          <w:szCs w:val="24"/>
        </w:rPr>
      </w:pPr>
      <w:r>
        <w:rPr>
          <w:rFonts w:hint="eastAsia"/>
          <w:sz w:val="24"/>
          <w:szCs w:val="24"/>
        </w:rPr>
        <w:t>Github is a hosting platform for open source and proprietary software projects. As an open source repository and version control system, Github has more than 9 million developer users. As more and more applications move to the cloud, Github has become the preferred method for managing software development and discovering existing code.</w:t>
      </w:r>
      <w:r>
        <w:rPr>
          <w:sz w:val="24"/>
          <w:szCs w:val="24"/>
        </w:rPr>
        <w:t xml:space="preserve"> </w:t>
      </w:r>
      <w:r>
        <w:rPr>
          <w:rFonts w:hint="eastAsia"/>
          <w:sz w:val="24"/>
          <w:szCs w:val="24"/>
        </w:rPr>
        <w:t>So I'll use Github to keep pushing code</w:t>
      </w:r>
      <w:r>
        <w:rPr>
          <w:sz w:val="24"/>
          <w:szCs w:val="24"/>
        </w:rPr>
        <w:t xml:space="preserve"> after every sprint.</w:t>
      </w:r>
    </w:p>
    <w:p>
      <w:pPr>
        <w:rPr>
          <w:sz w:val="24"/>
          <w:szCs w:val="24"/>
        </w:rPr>
      </w:pPr>
      <w:r>
        <w:rPr>
          <w:rFonts w:hint="eastAsia"/>
          <w:sz w:val="24"/>
          <w:szCs w:val="24"/>
        </w:rPr>
        <w:t>However, once the project exceeds 100MB, Github will refuse to upload it. So I only uploaded the part that designed the key code, not the whole project.</w:t>
      </w:r>
    </w:p>
    <w:p/>
    <w:p/>
    <w:p>
      <w:pPr>
        <w:pStyle w:val="3"/>
        <w:bidi w:val="0"/>
        <w:rPr>
          <w:rFonts w:hint="eastAsia"/>
        </w:rPr>
      </w:pPr>
      <w:bookmarkStart w:id="104" w:name="_Toc23174"/>
      <w:r>
        <w:rPr>
          <w:rFonts w:hint="eastAsia"/>
          <w:lang w:val="en-US" w:eastAsia="zh-CN"/>
        </w:rPr>
        <w:t>6</w:t>
      </w:r>
      <w:r>
        <w:rPr>
          <w:rFonts w:hint="eastAsia"/>
        </w:rPr>
        <w:t>.4. Risk Analysis</w:t>
      </w:r>
      <w:bookmarkEnd w:id="104"/>
    </w:p>
    <w:p>
      <w:pPr>
        <w:outlineLvl w:val="1"/>
        <w:rPr>
          <w:rFonts w:hint="eastAsia" w:ascii="TimesNewRomanPS-BoldMT" w:hAnsi="TimesNewRomanPS-BoldMT" w:eastAsia="TimesNewRomanPS-BoldMT" w:cs="TimesNewRomanPS-BoldMT"/>
          <w:b/>
          <w:bCs/>
          <w:color w:val="000000"/>
          <w:kern w:val="0"/>
          <w:sz w:val="24"/>
          <w:lang w:bidi="ar"/>
        </w:rPr>
      </w:pPr>
    </w:p>
    <w:tbl>
      <w:tblPr>
        <w:tblStyle w:val="15"/>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Description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Probability</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Impact</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Risk Mitigation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Underestimating engineering difficulty</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Contracting illness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Inability to meet deadlines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Lose of Report/Documentation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Documentation stored on Baidu Yun Drive with regular Copies stored on several devices locally.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Lose of Project/Workspace</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Project stored on Baidu Yun Drive with regular Copies stored on several devices locally.kept on local devices.</w:t>
            </w:r>
          </w:p>
        </w:tc>
      </w:tr>
    </w:tbl>
    <w:p>
      <w:pPr>
        <w:rPr>
          <w:rFonts w:ascii="TimesNewRomanPS-BoldMT" w:hAnsi="TimesNewRomanPS-BoldMT" w:eastAsia="TimesNewRomanPS-BoldMT" w:cs="TimesNewRomanPS-BoldMT"/>
          <w:b/>
          <w:bCs/>
          <w:color w:val="000000"/>
          <w:kern w:val="0"/>
          <w:sz w:val="24"/>
          <w:lang w:bidi="ar"/>
        </w:rPr>
      </w:pPr>
    </w:p>
    <w:p>
      <w:pPr>
        <w:rPr>
          <w:rFonts w:ascii="TimesNewRomanPS-BoldMT" w:hAnsi="TimesNewRomanPS-BoldMT" w:eastAsia="TimesNewRomanPS-BoldMT" w:cs="TimesNewRomanPS-BoldMT"/>
          <w:b/>
          <w:bCs/>
          <w:color w:val="000000"/>
          <w:kern w:val="0"/>
          <w:sz w:val="24"/>
          <w:lang w:bidi="ar"/>
        </w:rPr>
      </w:pPr>
    </w:p>
    <w:p>
      <w:pPr>
        <w:rPr>
          <w:rFonts w:ascii="TimesNewRomanPS-BoldMT" w:hAnsi="TimesNewRomanPS-BoldMT" w:eastAsia="TimesNewRomanPS-BoldMT" w:cs="TimesNewRomanPS-BoldMT"/>
          <w:b/>
          <w:bCs/>
          <w:color w:val="000000"/>
          <w:kern w:val="0"/>
          <w:sz w:val="24"/>
          <w:lang w:bidi="ar"/>
        </w:rPr>
      </w:pPr>
    </w:p>
    <w:p>
      <w:pPr>
        <w:pStyle w:val="3"/>
        <w:bidi w:val="0"/>
        <w:rPr>
          <w:rFonts w:hint="eastAsia"/>
        </w:rPr>
      </w:pPr>
      <w:bookmarkStart w:id="105" w:name="_Toc24156"/>
      <w:r>
        <w:rPr>
          <w:rFonts w:hint="eastAsia"/>
          <w:lang w:val="en-US" w:eastAsia="zh-CN"/>
        </w:rPr>
        <w:t>6</w:t>
      </w:r>
      <w:r>
        <w:rPr>
          <w:rFonts w:hint="eastAsia"/>
        </w:rPr>
        <w:t>.5. Test Plan</w:t>
      </w:r>
      <w:bookmarkEnd w:id="105"/>
      <w:r>
        <w:rPr>
          <w:rFonts w:hint="eastAsia"/>
        </w:rPr>
        <w:t xml:space="preserve"> </w:t>
      </w:r>
    </w:p>
    <w:p>
      <w:pPr>
        <w:outlineLvl w:val="1"/>
        <w:rPr>
          <w:rFonts w:hint="eastAsia"/>
        </w:rPr>
      </w:pPr>
    </w:p>
    <w:tbl>
      <w:tblPr>
        <w:tblStyle w:val="17"/>
        <w:tblW w:w="90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208"/>
        <w:gridCol w:w="78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Test Plan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When?</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At the end of every sprint.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Who?</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Members of available game groups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Where?</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Send testers a test version of the game via the game forum. The lack of connection between developers and testers facilitates critical analysis.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What?</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Specific problems found during development.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208"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How?</w:t>
            </w:r>
          </w:p>
        </w:tc>
        <w:tc>
          <w:tcPr>
            <w:tcW w:w="7822"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eastAsia" w:cs="Calibri"/>
                <w:color w:val="000000"/>
                <w:kern w:val="0"/>
                <w:sz w:val="24"/>
                <w:lang w:bidi="ar"/>
              </w:rPr>
              <w:t>The developer will not be present and will provide playtesters with the game executable and a short questionnaire. Outside of the questionnaire, they can also make any complaints or suggestions they may have.</w:t>
            </w:r>
          </w:p>
        </w:tc>
      </w:tr>
    </w:tbl>
    <w:p/>
    <w:p>
      <w:pPr>
        <w:pStyle w:val="2"/>
        <w:numPr>
          <w:ilvl w:val="0"/>
          <w:numId w:val="10"/>
        </w:numPr>
        <w:bidi w:val="0"/>
        <w:ind w:left="0" w:leftChars="0" w:firstLine="0" w:firstLineChars="0"/>
        <w:rPr>
          <w:rFonts w:hint="eastAsia"/>
          <w:lang w:val="en-US" w:eastAsia="zh-CN"/>
        </w:rPr>
      </w:pPr>
      <w:bookmarkStart w:id="106" w:name="_Toc30473"/>
      <w:r>
        <w:rPr>
          <w:rFonts w:hint="eastAsia"/>
          <w:lang w:val="en-US" w:eastAsia="zh-CN"/>
        </w:rPr>
        <w:t>Appendices</w:t>
      </w:r>
      <w:bookmarkEnd w:id="106"/>
      <w:r>
        <w:rPr>
          <w:rFonts w:hint="eastAsia"/>
          <w:lang w:val="en-US" w:eastAsia="zh-CN"/>
        </w:rPr>
        <w:t xml:space="preserve"> </w:t>
      </w:r>
    </w:p>
    <w:p>
      <w:pPr>
        <w:numPr>
          <w:ilvl w:val="0"/>
          <w:numId w:val="0"/>
        </w:numPr>
        <w:outlineLvl w:val="1"/>
        <w:rPr>
          <w:rFonts w:hint="eastAsia" w:ascii="TimesNewRomanPS-BoldMT" w:hAnsi="TimesNewRomanPS-BoldMT" w:eastAsia="TimesNewRomanPS-BoldMT" w:cs="TimesNewRomanPS-BoldMT"/>
          <w:b/>
          <w:bCs/>
          <w:color w:val="000000"/>
          <w:kern w:val="0"/>
          <w:sz w:val="24"/>
          <w:lang w:bidi="ar"/>
        </w:rPr>
      </w:pPr>
      <w:r>
        <w:rPr>
          <w:rFonts w:hint="default" w:ascii="TimesNewRomanPS-BoldMT" w:hAnsi="TimesNewRomanPS-BoldMT" w:eastAsia="TimesNewRomanPS-BoldMT" w:cs="TimesNewRomanPS-BoldMT"/>
          <w:b/>
          <w:bCs/>
          <w:color w:val="000000"/>
          <w:kern w:val="0"/>
          <w:sz w:val="24"/>
          <w:lang w:val="en-US" w:eastAsia="zh-CN" w:bidi="ar"/>
        </w:rPr>
        <w:t xml:space="preserve"> </w:t>
      </w:r>
    </w:p>
    <w:p>
      <w:pPr>
        <w:pStyle w:val="3"/>
        <w:numPr>
          <w:numId w:val="0"/>
        </w:numPr>
        <w:bidi w:val="0"/>
        <w:ind w:leftChars="0"/>
        <w:rPr>
          <w:rFonts w:hint="default"/>
          <w:lang w:val="en-US" w:eastAsia="zh-CN"/>
        </w:rPr>
      </w:pPr>
      <w:bookmarkStart w:id="107" w:name="_Toc14119"/>
      <w:r>
        <w:rPr>
          <w:rFonts w:hint="eastAsia"/>
          <w:lang w:val="en-US" w:eastAsia="zh-CN"/>
        </w:rPr>
        <w:t xml:space="preserve">7.1 </w:t>
      </w:r>
      <w:r>
        <w:rPr>
          <w:rFonts w:hint="default"/>
          <w:lang w:val="en-US" w:eastAsia="zh-CN"/>
        </w:rPr>
        <w:t>References</w:t>
      </w:r>
      <w:bookmarkEnd w:id="107"/>
      <w:r>
        <w:rPr>
          <w:rFonts w:hint="default"/>
          <w:lang w:val="en-US" w:eastAsia="zh-CN"/>
        </w:rPr>
        <w:t xml:space="preserve"> </w:t>
      </w:r>
    </w:p>
    <w:p>
      <w:pPr>
        <w:widowControl w:val="0"/>
        <w:numPr>
          <w:ilvl w:val="0"/>
          <w:numId w:val="0"/>
        </w:numPr>
        <w:jc w:val="both"/>
        <w:outlineLvl w:val="1"/>
        <w:rPr>
          <w:rFonts w:hint="eastAsia" w:ascii="TimesNewRomanPS-BoldMT" w:hAnsi="TimesNewRomanPS-BoldMT" w:eastAsia="TimesNewRomanPS-BoldMT" w:cs="TimesNewRomanPS-BoldMT"/>
          <w:b/>
          <w:bCs/>
          <w:color w:val="000000"/>
          <w:kern w:val="0"/>
          <w:sz w:val="24"/>
          <w:lang w:val="en-US" w:eastAsia="zh-CN" w:bidi="ar"/>
        </w:rPr>
      </w:pPr>
    </w:p>
    <w:p>
      <w:pPr>
        <w:pStyle w:val="19"/>
        <w:numPr>
          <w:ilvl w:val="0"/>
          <w:numId w:val="11"/>
        </w:numPr>
      </w:pPr>
      <w:r>
        <w:fldChar w:fldCharType="begin"/>
      </w:r>
      <w:r>
        <w:instrText xml:space="preserve"> HYPERLINK "https://en.wikipedia.org/wiki/Side-scrolling_video_game" </w:instrText>
      </w:r>
      <w:r>
        <w:fldChar w:fldCharType="separate"/>
      </w:r>
      <w:r>
        <w:rPr>
          <w:rStyle w:val="14"/>
        </w:rPr>
        <w:t>Side-scrolling video game - Wikipedia</w:t>
      </w:r>
      <w:r>
        <w:rPr>
          <w:rStyle w:val="14"/>
        </w:rPr>
        <w:fldChar w:fldCharType="end"/>
      </w:r>
    </w:p>
    <w:p>
      <w:pPr>
        <w:pStyle w:val="19"/>
        <w:numPr>
          <w:ilvl w:val="0"/>
          <w:numId w:val="11"/>
        </w:numPr>
      </w:pPr>
      <w:r>
        <w:fldChar w:fldCharType="begin"/>
      </w:r>
      <w:r>
        <w:instrText xml:space="preserve"> HYPERLINK "https://en.wikipedia.org/wiki/Tower_defense" </w:instrText>
      </w:r>
      <w:r>
        <w:fldChar w:fldCharType="separate"/>
      </w:r>
      <w:r>
        <w:rPr>
          <w:rStyle w:val="14"/>
        </w:rPr>
        <w:t>Tower defense - Wikipedia</w:t>
      </w:r>
      <w:r>
        <w:rPr>
          <w:rStyle w:val="14"/>
        </w:rPr>
        <w:fldChar w:fldCharType="end"/>
      </w:r>
    </w:p>
    <w:p>
      <w:pPr>
        <w:pStyle w:val="19"/>
        <w:numPr>
          <w:ilvl w:val="0"/>
          <w:numId w:val="11"/>
        </w:numPr>
      </w:pPr>
      <w:r>
        <w:fldChar w:fldCharType="begin"/>
      </w:r>
      <w:r>
        <w:instrText xml:space="preserve"> HYPERLINK "https://en.wikipedia.org/wiki/Godot_(game_engine)" </w:instrText>
      </w:r>
      <w:r>
        <w:fldChar w:fldCharType="separate"/>
      </w:r>
      <w:r>
        <w:rPr>
          <w:rStyle w:val="14"/>
        </w:rPr>
        <w:t>Godot (game engine) - Wikipedia</w:t>
      </w:r>
      <w:r>
        <w:rPr>
          <w:rStyle w:val="14"/>
        </w:rPr>
        <w:fldChar w:fldCharType="end"/>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sNewRomanPS-BoldMT">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7800"/>
    <w:multiLevelType w:val="singleLevel"/>
    <w:tmpl w:val="83487800"/>
    <w:lvl w:ilvl="0" w:tentative="0">
      <w:start w:val="2"/>
      <w:numFmt w:val="decimal"/>
      <w:suff w:val="space"/>
      <w:lvlText w:val="%1."/>
      <w:lvlJc w:val="left"/>
    </w:lvl>
  </w:abstractNum>
  <w:abstractNum w:abstractNumId="1">
    <w:nsid w:val="AC5620AC"/>
    <w:multiLevelType w:val="singleLevel"/>
    <w:tmpl w:val="AC5620AC"/>
    <w:lvl w:ilvl="0" w:tentative="0">
      <w:start w:val="1"/>
      <w:numFmt w:val="bullet"/>
      <w:lvlText w:val=""/>
      <w:lvlJc w:val="left"/>
      <w:pPr>
        <w:ind w:left="420" w:hanging="420"/>
      </w:pPr>
      <w:rPr>
        <w:rFonts w:hint="default" w:ascii="Wingdings" w:hAnsi="Wingdings"/>
      </w:rPr>
    </w:lvl>
  </w:abstractNum>
  <w:abstractNum w:abstractNumId="2">
    <w:nsid w:val="C746C7C8"/>
    <w:multiLevelType w:val="multilevel"/>
    <w:tmpl w:val="C746C7C8"/>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tabs>
          <w:tab w:val="left" w:pos="840"/>
        </w:tabs>
        <w:ind w:left="1266" w:leftChars="0" w:hanging="420" w:firstLineChars="0"/>
      </w:pPr>
      <w:rPr>
        <w:rFonts w:hint="default" w:ascii="Wingdings" w:hAnsi="Wingdings"/>
      </w:rPr>
    </w:lvl>
    <w:lvl w:ilvl="2" w:tentative="0">
      <w:start w:val="1"/>
      <w:numFmt w:val="bullet"/>
      <w:lvlText w:val=""/>
      <w:lvlJc w:val="left"/>
      <w:pPr>
        <w:tabs>
          <w:tab w:val="left" w:pos="1260"/>
        </w:tabs>
        <w:ind w:left="1686" w:leftChars="0" w:hanging="420" w:firstLineChars="0"/>
      </w:pPr>
      <w:rPr>
        <w:rFonts w:hint="default" w:ascii="Wingdings" w:hAnsi="Wingdings"/>
      </w:rPr>
    </w:lvl>
    <w:lvl w:ilvl="3" w:tentative="0">
      <w:start w:val="1"/>
      <w:numFmt w:val="bullet"/>
      <w:lvlText w:val=""/>
      <w:lvlJc w:val="left"/>
      <w:pPr>
        <w:tabs>
          <w:tab w:val="left" w:pos="1680"/>
        </w:tabs>
        <w:ind w:left="2106" w:leftChars="0" w:hanging="420" w:firstLineChars="0"/>
      </w:pPr>
      <w:rPr>
        <w:rFonts w:hint="default" w:ascii="Wingdings" w:hAnsi="Wingdings"/>
      </w:rPr>
    </w:lvl>
    <w:lvl w:ilvl="4" w:tentative="0">
      <w:start w:val="1"/>
      <w:numFmt w:val="bullet"/>
      <w:lvlText w:val=""/>
      <w:lvlJc w:val="left"/>
      <w:pPr>
        <w:tabs>
          <w:tab w:val="left" w:pos="2100"/>
        </w:tabs>
        <w:ind w:left="2526" w:leftChars="0" w:hanging="420" w:firstLineChars="0"/>
      </w:pPr>
      <w:rPr>
        <w:rFonts w:hint="default" w:ascii="Wingdings" w:hAnsi="Wingdings"/>
      </w:rPr>
    </w:lvl>
    <w:lvl w:ilvl="5" w:tentative="0">
      <w:start w:val="1"/>
      <w:numFmt w:val="bullet"/>
      <w:lvlText w:val=""/>
      <w:lvlJc w:val="left"/>
      <w:pPr>
        <w:tabs>
          <w:tab w:val="left" w:pos="2520"/>
        </w:tabs>
        <w:ind w:left="2946" w:leftChars="0" w:hanging="420" w:firstLineChars="0"/>
      </w:pPr>
      <w:rPr>
        <w:rFonts w:hint="default" w:ascii="Wingdings" w:hAnsi="Wingdings"/>
      </w:rPr>
    </w:lvl>
    <w:lvl w:ilvl="6" w:tentative="0">
      <w:start w:val="1"/>
      <w:numFmt w:val="bullet"/>
      <w:lvlText w:val=""/>
      <w:lvlJc w:val="left"/>
      <w:pPr>
        <w:tabs>
          <w:tab w:val="left" w:pos="2940"/>
        </w:tabs>
        <w:ind w:left="3366" w:leftChars="0" w:hanging="420" w:firstLineChars="0"/>
      </w:pPr>
      <w:rPr>
        <w:rFonts w:hint="default" w:ascii="Wingdings" w:hAnsi="Wingdings"/>
      </w:rPr>
    </w:lvl>
    <w:lvl w:ilvl="7" w:tentative="0">
      <w:start w:val="1"/>
      <w:numFmt w:val="bullet"/>
      <w:lvlText w:val=""/>
      <w:lvlJc w:val="left"/>
      <w:pPr>
        <w:tabs>
          <w:tab w:val="left" w:pos="3360"/>
        </w:tabs>
        <w:ind w:left="3786" w:leftChars="0" w:hanging="420" w:firstLineChars="0"/>
      </w:pPr>
      <w:rPr>
        <w:rFonts w:hint="default" w:ascii="Wingdings" w:hAnsi="Wingdings"/>
      </w:rPr>
    </w:lvl>
    <w:lvl w:ilvl="8" w:tentative="0">
      <w:start w:val="1"/>
      <w:numFmt w:val="bullet"/>
      <w:lvlText w:val=""/>
      <w:lvlJc w:val="left"/>
      <w:pPr>
        <w:tabs>
          <w:tab w:val="left" w:pos="3780"/>
        </w:tabs>
        <w:ind w:left="4206" w:leftChars="0" w:hanging="420" w:firstLineChars="0"/>
      </w:pPr>
      <w:rPr>
        <w:rFonts w:hint="default" w:ascii="Wingdings" w:hAnsi="Wingdings"/>
      </w:rPr>
    </w:lvl>
  </w:abstractNum>
  <w:abstractNum w:abstractNumId="3">
    <w:nsid w:val="CDC0FAA5"/>
    <w:multiLevelType w:val="multilevel"/>
    <w:tmpl w:val="CDC0FAA5"/>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48DC402"/>
    <w:multiLevelType w:val="singleLevel"/>
    <w:tmpl w:val="F48DC402"/>
    <w:lvl w:ilvl="0" w:tentative="0">
      <w:start w:val="1"/>
      <w:numFmt w:val="bullet"/>
      <w:lvlText w:val=""/>
      <w:lvlJc w:val="left"/>
      <w:pPr>
        <w:ind w:left="420" w:hanging="420"/>
      </w:pPr>
      <w:rPr>
        <w:rFonts w:hint="default" w:ascii="Wingdings" w:hAnsi="Wingdings"/>
      </w:rPr>
    </w:lvl>
  </w:abstractNum>
  <w:abstractNum w:abstractNumId="5">
    <w:nsid w:val="38A556D8"/>
    <w:multiLevelType w:val="multilevel"/>
    <w:tmpl w:val="38A556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4D537F5"/>
    <w:multiLevelType w:val="multilevel"/>
    <w:tmpl w:val="54D537F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1CC2CD5"/>
    <w:multiLevelType w:val="multilevel"/>
    <w:tmpl w:val="61CC2C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10B01D5"/>
    <w:multiLevelType w:val="multilevel"/>
    <w:tmpl w:val="710B01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915084B"/>
    <w:multiLevelType w:val="singleLevel"/>
    <w:tmpl w:val="7915084B"/>
    <w:lvl w:ilvl="0" w:tentative="0">
      <w:start w:val="6"/>
      <w:numFmt w:val="decimal"/>
      <w:suff w:val="space"/>
      <w:lvlText w:val="%1."/>
      <w:lvlJc w:val="left"/>
    </w:lvl>
  </w:abstractNum>
  <w:abstractNum w:abstractNumId="10">
    <w:nsid w:val="7C842F13"/>
    <w:multiLevelType w:val="multilevel"/>
    <w:tmpl w:val="7C842F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8"/>
  </w:num>
  <w:num w:numId="3">
    <w:abstractNumId w:val="2"/>
  </w:num>
  <w:num w:numId="4">
    <w:abstractNumId w:val="10"/>
  </w:num>
  <w:num w:numId="5">
    <w:abstractNumId w:val="6"/>
  </w:num>
  <w:num w:numId="6">
    <w:abstractNumId w:val="0"/>
  </w:num>
  <w:num w:numId="7">
    <w:abstractNumId w:val="4"/>
  </w:num>
  <w:num w:numId="8">
    <w:abstractNumId w:val="1"/>
  </w:num>
  <w:num w:numId="9">
    <w:abstractNumId w:val="3"/>
  </w:num>
  <w:num w:numId="10">
    <w:abstractNumId w:val="9"/>
  </w:num>
  <w:num w:numId="1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liu">
    <w15:presenceInfo w15:providerId="Windows Live" w15:userId="e5d521e39f994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UxYjQxYmFkZmVmYjk0ZTRmMTUwM2EwMmJiMDFkNTUifQ=="/>
  </w:docVars>
  <w:rsids>
    <w:rsidRoot w:val="00EA2429"/>
    <w:rsid w:val="00091EA3"/>
    <w:rsid w:val="00135929"/>
    <w:rsid w:val="001A3F89"/>
    <w:rsid w:val="001E77C1"/>
    <w:rsid w:val="002C6887"/>
    <w:rsid w:val="006E45C2"/>
    <w:rsid w:val="0083556F"/>
    <w:rsid w:val="00851B49"/>
    <w:rsid w:val="008F78A5"/>
    <w:rsid w:val="0092711F"/>
    <w:rsid w:val="00A71A9D"/>
    <w:rsid w:val="00BB082B"/>
    <w:rsid w:val="00DB6F1C"/>
    <w:rsid w:val="00E304E1"/>
    <w:rsid w:val="00E403FB"/>
    <w:rsid w:val="00EA2429"/>
    <w:rsid w:val="00F9555A"/>
    <w:rsid w:val="011746DD"/>
    <w:rsid w:val="02C61DCD"/>
    <w:rsid w:val="041D5D2D"/>
    <w:rsid w:val="04476C6C"/>
    <w:rsid w:val="048E56D2"/>
    <w:rsid w:val="04C4541E"/>
    <w:rsid w:val="05990531"/>
    <w:rsid w:val="099C7E68"/>
    <w:rsid w:val="09BE21E4"/>
    <w:rsid w:val="0AF01559"/>
    <w:rsid w:val="0D1769BC"/>
    <w:rsid w:val="0F06387E"/>
    <w:rsid w:val="0F4541BD"/>
    <w:rsid w:val="0FE6364E"/>
    <w:rsid w:val="121467EF"/>
    <w:rsid w:val="12B90F04"/>
    <w:rsid w:val="14436C68"/>
    <w:rsid w:val="156E6427"/>
    <w:rsid w:val="16A13043"/>
    <w:rsid w:val="17B32B69"/>
    <w:rsid w:val="17F02BDE"/>
    <w:rsid w:val="19386F15"/>
    <w:rsid w:val="19C2115F"/>
    <w:rsid w:val="1A712403"/>
    <w:rsid w:val="1C4457DB"/>
    <w:rsid w:val="1C4F1E80"/>
    <w:rsid w:val="1C6B037B"/>
    <w:rsid w:val="1FDE7CE8"/>
    <w:rsid w:val="204B4C06"/>
    <w:rsid w:val="22EC228A"/>
    <w:rsid w:val="241D112B"/>
    <w:rsid w:val="26365B3A"/>
    <w:rsid w:val="287C6B11"/>
    <w:rsid w:val="29302B74"/>
    <w:rsid w:val="2DDE4AEF"/>
    <w:rsid w:val="2EE0127F"/>
    <w:rsid w:val="311F6ADB"/>
    <w:rsid w:val="37A17890"/>
    <w:rsid w:val="388B0B98"/>
    <w:rsid w:val="39683658"/>
    <w:rsid w:val="3BB1433A"/>
    <w:rsid w:val="3C0C7665"/>
    <w:rsid w:val="3C215F09"/>
    <w:rsid w:val="437C1DC0"/>
    <w:rsid w:val="46087150"/>
    <w:rsid w:val="4A2A791B"/>
    <w:rsid w:val="4BEC797C"/>
    <w:rsid w:val="4BF134F0"/>
    <w:rsid w:val="4C504E16"/>
    <w:rsid w:val="54482775"/>
    <w:rsid w:val="55B22E3F"/>
    <w:rsid w:val="588B1DEB"/>
    <w:rsid w:val="5A224CD5"/>
    <w:rsid w:val="5C4B7407"/>
    <w:rsid w:val="5C824D66"/>
    <w:rsid w:val="5D2B3164"/>
    <w:rsid w:val="62F60B69"/>
    <w:rsid w:val="63462C3F"/>
    <w:rsid w:val="65FD004D"/>
    <w:rsid w:val="67921DF3"/>
    <w:rsid w:val="67AF527D"/>
    <w:rsid w:val="692A3DA5"/>
    <w:rsid w:val="6A8E625A"/>
    <w:rsid w:val="6B8B56AC"/>
    <w:rsid w:val="6C0F5211"/>
    <w:rsid w:val="6D875C64"/>
    <w:rsid w:val="6F0C7DA2"/>
    <w:rsid w:val="6FC33B91"/>
    <w:rsid w:val="6FD11419"/>
    <w:rsid w:val="71E639F5"/>
    <w:rsid w:val="755E07FF"/>
    <w:rsid w:val="77215460"/>
    <w:rsid w:val="7AA870BF"/>
    <w:rsid w:val="7B8D4418"/>
    <w:rsid w:val="7C256136"/>
    <w:rsid w:val="7D22405C"/>
    <w:rsid w:val="7D2E5294"/>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uiPriority w:val="99"/>
    <w:rPr>
      <w:color w:val="0000FF"/>
      <w:u w:val="single"/>
    </w:rPr>
  </w:style>
  <w:style w:type="table" w:customStyle="1" w:styleId="15">
    <w:name w:val="_Style 12"/>
    <w:basedOn w:val="16"/>
    <w:qFormat/>
    <w:uiPriority w:val="0"/>
    <w:tblPr>
      <w:tblCellMar>
        <w:top w:w="100" w:type="dxa"/>
        <w:left w:w="100" w:type="dxa"/>
        <w:bottom w:w="100" w:type="dxa"/>
        <w:right w:w="100" w:type="dxa"/>
      </w:tblCellMar>
    </w:tblPr>
  </w:style>
  <w:style w:type="table" w:customStyle="1" w:styleId="16">
    <w:name w:val="Table Normal1"/>
    <w:qFormat/>
    <w:uiPriority w:val="0"/>
    <w:tblPr>
      <w:tblCellMar>
        <w:top w:w="0" w:type="dxa"/>
        <w:left w:w="0" w:type="dxa"/>
        <w:bottom w:w="0" w:type="dxa"/>
        <w:right w:w="0" w:type="dxa"/>
      </w:tblCellMar>
    </w:tblPr>
  </w:style>
  <w:style w:type="table" w:customStyle="1" w:styleId="17">
    <w:name w:val="_Style 13"/>
    <w:basedOn w:val="16"/>
    <w:qFormat/>
    <w:uiPriority w:val="0"/>
    <w:tblPr>
      <w:tblCellMar>
        <w:top w:w="100" w:type="dxa"/>
        <w:left w:w="100" w:type="dxa"/>
        <w:bottom w:w="100" w:type="dxa"/>
        <w:right w:w="100" w:type="dxa"/>
      </w:tblCellMar>
    </w:tblPr>
  </w:style>
  <w:style w:type="paragraph" w:customStyle="1" w:styleId="18">
    <w:name w:val="Revision"/>
    <w:hidden/>
    <w:unhideWhenUsed/>
    <w:uiPriority w:val="99"/>
    <w:rPr>
      <w:rFonts w:ascii="Calibri" w:hAnsi="Calibri" w:eastAsia="宋体" w:cs="宋体"/>
      <w:kern w:val="2"/>
      <w:sz w:val="21"/>
      <w:szCs w:val="24"/>
      <w:lang w:val="en-US" w:eastAsia="zh-CN" w:bidi="ar-SA"/>
    </w:rPr>
  </w:style>
  <w:style w:type="paragraph" w:styleId="19">
    <w:name w:val="List Paragraph"/>
    <w:basedOn w:val="1"/>
    <w:unhideWhenUsed/>
    <w:uiPriority w:val="99"/>
    <w:pPr>
      <w:ind w:left="720"/>
      <w:contextualSpacing/>
    </w:pPr>
  </w:style>
  <w:style w:type="character" w:customStyle="1" w:styleId="20">
    <w:name w:val="标题 2 Char"/>
    <w:link w:val="3"/>
    <w:uiPriority w:val="0"/>
    <w:rPr>
      <w:rFonts w:ascii="Arial" w:hAnsi="Arial" w:eastAsia="黑体"/>
      <w:b/>
      <w:sz w:val="32"/>
    </w:rPr>
  </w:style>
  <w:style w:type="character" w:customStyle="1" w:styleId="21">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2354</Words>
  <Characters>13420</Characters>
  <Lines>111</Lines>
  <Paragraphs>31</Paragraphs>
  <TotalTime>22</TotalTime>
  <ScaleCrop>false</ScaleCrop>
  <LinksUpToDate>false</LinksUpToDate>
  <CharactersWithSpaces>15743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2023-12-15T11:53:00Z</dcterms:created>
  <dc:creator>17301</dc:creator>
  <cp:lastModifiedBy>不淡定的但丁</cp:lastModifiedBy>
  <dcterms:modified xsi:type="dcterms:W3CDTF">2024-01-01T17:50:44Z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f78738b80a434afab9735642d5e89107_23</vt:lpwstr>
  </property>
  <property fmtid="{D5CDD505-2E9C-101B-9397-08002B2CF9AE}" pid="4" name="_DocHome">
    <vt:i4>-1237166761</vt:i4>
  </property>
</Properties>
</file>